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99AFA1" w14:textId="7805AC2D" w:rsidR="00786B06" w:rsidRPr="00C533C3" w:rsidRDefault="00E42445" w:rsidP="005A3B49">
      <w:pPr>
        <w:snapToGrid w:val="0"/>
        <w:spacing w:before="120" w:line="240" w:lineRule="auto"/>
        <w:ind w:firstLineChars="200" w:firstLine="489"/>
        <w:jc w:val="center"/>
        <w:textAlignment w:val="baseline"/>
        <w:rPr>
          <w:rFonts w:ascii="Verdana" w:eastAsia="SimSun" w:hAnsi="Verdana" w:cs="Calibri"/>
          <w:b/>
          <w:szCs w:val="40"/>
          <w:u w:val="single" w:color="000000"/>
        </w:rPr>
      </w:pPr>
      <w:r w:rsidRPr="008C5C34">
        <w:rPr>
          <w:rFonts w:ascii="Verdana" w:eastAsia="SimSun" w:hAnsi="Verdana" w:cs="Calibri"/>
          <w:b/>
          <w:szCs w:val="40"/>
          <w:u w:val="single" w:color="000000"/>
          <w:lang w:val="en-US" w:eastAsia="zh-CN"/>
        </w:rPr>
        <w:t xml:space="preserve">BAUXITE </w:t>
      </w:r>
      <w:r w:rsidRPr="008C5C34">
        <w:rPr>
          <w:rFonts w:ascii="Verdana" w:eastAsia="SimSun" w:hAnsi="Verdana" w:cs="Calibri"/>
          <w:b/>
          <w:szCs w:val="40"/>
          <w:u w:val="single" w:color="000000"/>
        </w:rPr>
        <w:t>SALE - PURCHASE CONTRACT</w:t>
      </w:r>
    </w:p>
    <w:p w14:paraId="5FF39D36" w14:textId="3F048198" w:rsidR="00786B06" w:rsidRPr="008C5C34" w:rsidRDefault="00E42445">
      <w:pPr>
        <w:snapToGrid w:val="0"/>
        <w:spacing w:before="120" w:line="240" w:lineRule="auto"/>
        <w:ind w:firstLineChars="200" w:firstLine="440"/>
        <w:jc w:val="both"/>
        <w:textAlignment w:val="baseline"/>
        <w:rPr>
          <w:rFonts w:ascii="Verdana" w:eastAsia="SimSun" w:hAnsi="Verdana" w:cs="Calibri"/>
          <w:sz w:val="22"/>
          <w:szCs w:val="22"/>
          <w:lang w:eastAsia="zh-CN"/>
        </w:rPr>
      </w:pPr>
      <w:r w:rsidRPr="3A03A92E">
        <w:rPr>
          <w:rFonts w:ascii="Verdana" w:eastAsia="SimSun" w:hAnsi="Verdana" w:cs="Calibri"/>
          <w:sz w:val="22"/>
          <w:szCs w:val="22"/>
        </w:rPr>
        <w:t>Seller’s Contract Number:</w:t>
      </w:r>
      <w:r>
        <w:tab/>
      </w:r>
      <w:r w:rsidR="51D087AD" w:rsidRPr="3A03A92E">
        <w:rPr>
          <w:rFonts w:ascii="Verdana" w:eastAsia="SimSun" w:hAnsi="Verdana" w:cs="Calibri"/>
          <w:sz w:val="22"/>
          <w:szCs w:val="22"/>
        </w:rPr>
        <w:t>ALL / MM /2024 / C2.</w:t>
      </w:r>
    </w:p>
    <w:p w14:paraId="636138A5" w14:textId="0CAB347C" w:rsidR="00786B06" w:rsidRPr="00C533C3" w:rsidRDefault="00E42445" w:rsidP="00C533C3">
      <w:pPr>
        <w:snapToGrid w:val="0"/>
        <w:spacing w:before="120" w:line="240" w:lineRule="auto"/>
        <w:ind w:firstLineChars="200" w:firstLine="440"/>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rPr>
        <w:t>This contract is concluded on the da</w:t>
      </w:r>
      <w:r w:rsidRPr="008C5C34">
        <w:rPr>
          <w:rFonts w:ascii="Verdana" w:eastAsia="SimSun" w:hAnsi="Verdana" w:cs="Calibri"/>
          <w:sz w:val="22"/>
          <w:szCs w:val="22"/>
          <w:lang w:eastAsia="zh-CN"/>
        </w:rPr>
        <w:t>te</w:t>
      </w:r>
      <w:r w:rsidRPr="008C5C34">
        <w:rPr>
          <w:rFonts w:ascii="Verdana" w:eastAsia="SimSun" w:hAnsi="Verdana" w:cs="Calibri"/>
          <w:sz w:val="22"/>
          <w:szCs w:val="22"/>
        </w:rPr>
        <w:t xml:space="preserve"> of </w:t>
      </w:r>
      <w:r w:rsidRPr="008C5C34">
        <w:rPr>
          <w:rFonts w:ascii="Verdana" w:eastAsia="SimSun" w:hAnsi="Verdana" w:cs="Calibri"/>
          <w:sz w:val="22"/>
          <w:szCs w:val="22"/>
          <w:lang w:val="en-US" w:eastAsia="zh-CN"/>
        </w:rPr>
        <w:t xml:space="preserve">December </w:t>
      </w:r>
      <w:r w:rsidR="008C5C34">
        <w:rPr>
          <w:rFonts w:ascii="Verdana" w:eastAsia="SimSun" w:hAnsi="Verdana" w:cs="Calibri"/>
          <w:sz w:val="22"/>
          <w:szCs w:val="22"/>
          <w:lang w:val="en-US" w:eastAsia="zh-CN"/>
        </w:rPr>
        <w:t>23rd</w:t>
      </w:r>
      <w:r w:rsidRPr="008C5C34">
        <w:rPr>
          <w:rFonts w:ascii="Verdana" w:eastAsia="SimSun" w:hAnsi="Verdana" w:cs="Calibri"/>
          <w:sz w:val="22"/>
          <w:szCs w:val="22"/>
          <w:lang w:eastAsia="zh-CN"/>
        </w:rPr>
        <w:t>, 20</w:t>
      </w:r>
      <w:r w:rsidRPr="008C5C34">
        <w:rPr>
          <w:rFonts w:ascii="Verdana" w:eastAsia="SimSun" w:hAnsi="Verdana" w:cs="Calibri"/>
          <w:sz w:val="22"/>
          <w:szCs w:val="22"/>
          <w:lang w:val="en-US" w:eastAsia="zh-CN"/>
        </w:rPr>
        <w:t>24.</w:t>
      </w:r>
    </w:p>
    <w:p w14:paraId="23C7093B" w14:textId="77777777" w:rsidR="008C5C34" w:rsidRDefault="008C5C34" w:rsidP="005A3B49">
      <w:pPr>
        <w:pStyle w:val="Default"/>
        <w:snapToGrid w:val="0"/>
        <w:spacing w:before="120"/>
        <w:ind w:firstLineChars="200" w:firstLine="449"/>
        <w:jc w:val="both"/>
        <w:textAlignment w:val="baseline"/>
        <w:rPr>
          <w:rFonts w:ascii="Verdana" w:eastAsia="SimSun" w:hAnsi="Verdana" w:cs="Calibri"/>
          <w:b/>
          <w:bCs/>
          <w:color w:val="auto"/>
          <w:sz w:val="22"/>
          <w:szCs w:val="22"/>
          <w:lang w:val="en-GB" w:eastAsia="en-GB"/>
        </w:rPr>
      </w:pPr>
      <w:r w:rsidRPr="008C5C34">
        <w:rPr>
          <w:rFonts w:ascii="Verdana" w:eastAsia="SimSun" w:hAnsi="Verdana" w:cs="Calibri"/>
          <w:b/>
          <w:bCs/>
          <w:sz w:val="22"/>
          <w:szCs w:val="22"/>
        </w:rPr>
        <w:t>Between:</w:t>
      </w:r>
      <w:r w:rsidRPr="008C5C34">
        <w:rPr>
          <w:rFonts w:ascii="Verdana" w:eastAsia="SimSun" w:hAnsi="Verdana" w:cs="Calibri"/>
          <w:b/>
          <w:bCs/>
          <w:color w:val="auto"/>
          <w:sz w:val="22"/>
          <w:szCs w:val="22"/>
          <w:lang w:val="en-GB" w:eastAsia="en-GB"/>
        </w:rPr>
        <w:tab/>
      </w:r>
    </w:p>
    <w:p w14:paraId="25B9D681" w14:textId="14326D3F" w:rsidR="008C5C34" w:rsidRPr="008C5C34" w:rsidRDefault="009426A0" w:rsidP="005A3B49">
      <w:pPr>
        <w:pStyle w:val="Default"/>
        <w:snapToGrid w:val="0"/>
        <w:ind w:firstLineChars="200" w:firstLine="449"/>
        <w:jc w:val="both"/>
        <w:textAlignment w:val="baseline"/>
        <w:rPr>
          <w:rFonts w:ascii="Verdana" w:eastAsia="SimSun" w:hAnsi="Verdana" w:cs="Calibri"/>
          <w:b/>
          <w:bCs/>
          <w:color w:val="auto"/>
          <w:sz w:val="22"/>
          <w:szCs w:val="22"/>
        </w:rPr>
      </w:pPr>
      <w:r>
        <w:rPr>
          <w:rFonts w:ascii="Verdana" w:eastAsia="SimSun" w:hAnsi="Verdana" w:cs="Calibri"/>
          <w:b/>
          <w:bCs/>
          <w:color w:val="auto"/>
          <w:sz w:val="22"/>
          <w:szCs w:val="22"/>
        </w:rPr>
        <w:t>ALLONS MINES AND MINERALS PRIVATE LIMITED</w:t>
      </w:r>
      <w:r w:rsidR="000372C8">
        <w:rPr>
          <w:rFonts w:ascii="Verdana" w:eastAsia="SimSun" w:hAnsi="Verdana" w:cs="Calibri"/>
          <w:b/>
          <w:bCs/>
          <w:color w:val="auto"/>
          <w:sz w:val="22"/>
          <w:szCs w:val="22"/>
        </w:rPr>
        <w:t xml:space="preserve"> (“T</w:t>
      </w:r>
      <w:r w:rsidR="008C5C34" w:rsidRPr="008C5C34">
        <w:rPr>
          <w:rFonts w:ascii="Verdana" w:eastAsia="SimSun" w:hAnsi="Verdana" w:cs="Calibri"/>
          <w:b/>
          <w:bCs/>
          <w:color w:val="auto"/>
          <w:sz w:val="22"/>
          <w:szCs w:val="22"/>
        </w:rPr>
        <w:t>he Seller”)</w:t>
      </w:r>
    </w:p>
    <w:p w14:paraId="6566E3EF" w14:textId="71B47531" w:rsidR="008C5C34" w:rsidRPr="008C5C34" w:rsidRDefault="008C5C34" w:rsidP="004B21FE">
      <w:pPr>
        <w:pStyle w:val="Default"/>
        <w:ind w:left="477"/>
        <w:jc w:val="both"/>
        <w:rPr>
          <w:rFonts w:ascii="Verdana" w:eastAsia="SimSun" w:hAnsi="Verdana" w:cs="Calibri"/>
          <w:color w:val="auto"/>
          <w:sz w:val="22"/>
          <w:szCs w:val="22"/>
        </w:rPr>
      </w:pPr>
      <w:proofErr w:type="gramStart"/>
      <w:r w:rsidRPr="008C5C34">
        <w:rPr>
          <w:rFonts w:ascii="Verdana" w:eastAsia="SimSun" w:hAnsi="Verdana" w:cs="Calibri"/>
          <w:color w:val="auto"/>
          <w:sz w:val="22"/>
          <w:szCs w:val="22"/>
        </w:rPr>
        <w:t>Address</w:t>
      </w:r>
      <w:r w:rsidR="009426A0">
        <w:rPr>
          <w:rFonts w:ascii="Verdana" w:eastAsia="SimSun" w:hAnsi="Verdana" w:cs="Calibri"/>
          <w:color w:val="auto"/>
          <w:sz w:val="22"/>
          <w:szCs w:val="22"/>
        </w:rPr>
        <w:t xml:space="preserve"> :</w:t>
      </w:r>
      <w:proofErr w:type="gramEnd"/>
      <w:r w:rsidR="009426A0">
        <w:rPr>
          <w:rFonts w:ascii="Verdana" w:eastAsia="SimSun" w:hAnsi="Verdana" w:cs="Calibri"/>
          <w:color w:val="auto"/>
          <w:sz w:val="22"/>
          <w:szCs w:val="22"/>
        </w:rPr>
        <w:t xml:space="preserve"> Kishore Sagar Road</w:t>
      </w:r>
      <w:r>
        <w:rPr>
          <w:rFonts w:ascii="Verdana" w:eastAsia="SimSun" w:hAnsi="Verdana" w:cs="Calibri"/>
          <w:color w:val="auto"/>
          <w:sz w:val="22"/>
          <w:szCs w:val="22"/>
        </w:rPr>
        <w:t>,</w:t>
      </w:r>
      <w:r w:rsidR="009426A0">
        <w:rPr>
          <w:rFonts w:ascii="Verdana" w:eastAsia="SimSun" w:hAnsi="Verdana" w:cs="Calibri"/>
          <w:color w:val="auto"/>
          <w:sz w:val="22"/>
          <w:szCs w:val="22"/>
        </w:rPr>
        <w:t xml:space="preserve"> Chhatarpur, Madhya Pradesh,</w:t>
      </w:r>
      <w:r>
        <w:rPr>
          <w:rFonts w:ascii="Verdana" w:eastAsia="SimSun" w:hAnsi="Verdana" w:cs="Calibri"/>
          <w:color w:val="auto"/>
          <w:sz w:val="22"/>
          <w:szCs w:val="22"/>
        </w:rPr>
        <w:t xml:space="preserve"> India. </w:t>
      </w:r>
      <w:r w:rsidR="009426A0">
        <w:rPr>
          <w:rFonts w:ascii="Verdana" w:eastAsia="SimSun" w:hAnsi="Verdana" w:cs="Calibri"/>
          <w:color w:val="auto"/>
          <w:sz w:val="22"/>
          <w:szCs w:val="22"/>
        </w:rPr>
        <w:t>Pin- 471001</w:t>
      </w:r>
    </w:p>
    <w:p w14:paraId="37433632" w14:textId="58864E08" w:rsidR="008C5C34" w:rsidRPr="008C5C34" w:rsidRDefault="008C5C34" w:rsidP="004B21FE">
      <w:pPr>
        <w:pStyle w:val="Default"/>
        <w:tabs>
          <w:tab w:val="left" w:pos="1123"/>
        </w:tabs>
        <w:ind w:firstLineChars="200" w:firstLine="440"/>
        <w:rPr>
          <w:rFonts w:ascii="Verdana" w:eastAsia="SimSun" w:hAnsi="Verdana" w:cs="Calibri"/>
          <w:color w:val="auto"/>
          <w:sz w:val="22"/>
          <w:szCs w:val="22"/>
        </w:rPr>
      </w:pPr>
      <w:r w:rsidRPr="008C5C34">
        <w:rPr>
          <w:rFonts w:ascii="Verdana" w:eastAsia="SimSun" w:hAnsi="Verdana" w:cs="Calibri"/>
          <w:color w:val="auto"/>
          <w:sz w:val="22"/>
          <w:szCs w:val="22"/>
        </w:rPr>
        <w:t xml:space="preserve">Email: </w:t>
      </w:r>
      <w:r w:rsidR="009426A0">
        <w:rPr>
          <w:rFonts w:ascii="Verdana" w:eastAsia="SimSun" w:hAnsi="Verdana" w:cs="Calibri"/>
          <w:color w:val="auto"/>
          <w:sz w:val="22"/>
          <w:szCs w:val="22"/>
        </w:rPr>
        <w:t>allonsminesandminerals</w:t>
      </w:r>
      <w:r>
        <w:rPr>
          <w:rFonts w:ascii="Verdana" w:eastAsia="SimSun" w:hAnsi="Verdana" w:cs="Calibri"/>
          <w:color w:val="auto"/>
          <w:sz w:val="22"/>
          <w:szCs w:val="22"/>
        </w:rPr>
        <w:t>@gmail.com</w:t>
      </w:r>
    </w:p>
    <w:p w14:paraId="2882E4FF" w14:textId="77777777" w:rsidR="008C5C34" w:rsidRPr="008C5C34" w:rsidRDefault="008C5C34" w:rsidP="005A3B49">
      <w:pPr>
        <w:snapToGrid w:val="0"/>
        <w:spacing w:before="120" w:line="240" w:lineRule="auto"/>
        <w:ind w:firstLineChars="200" w:firstLine="449"/>
        <w:jc w:val="both"/>
        <w:textAlignment w:val="baseline"/>
        <w:rPr>
          <w:rFonts w:ascii="Verdana" w:eastAsia="SimSun" w:hAnsi="Verdana" w:cs="Calibri"/>
          <w:b/>
          <w:bCs/>
          <w:sz w:val="22"/>
          <w:szCs w:val="22"/>
          <w:lang w:eastAsia="zh-CN"/>
        </w:rPr>
      </w:pPr>
      <w:r w:rsidRPr="008C5C34">
        <w:rPr>
          <w:rFonts w:ascii="Verdana" w:eastAsia="SimSun" w:hAnsi="Verdana" w:cs="Calibri"/>
          <w:b/>
          <w:bCs/>
          <w:sz w:val="22"/>
          <w:szCs w:val="22"/>
          <w:lang w:eastAsia="zh-CN"/>
        </w:rPr>
        <w:t>And</w:t>
      </w:r>
    </w:p>
    <w:p w14:paraId="4097D364" w14:textId="77777777" w:rsidR="008C5C34" w:rsidRPr="008C5C34" w:rsidRDefault="008C5C34" w:rsidP="005A3B49">
      <w:pPr>
        <w:pStyle w:val="Default"/>
        <w:snapToGrid w:val="0"/>
        <w:spacing w:before="120"/>
        <w:ind w:firstLineChars="200" w:firstLine="449"/>
        <w:jc w:val="both"/>
        <w:textAlignment w:val="baseline"/>
        <w:rPr>
          <w:rFonts w:ascii="Verdana" w:eastAsia="SimSun" w:hAnsi="Verdana" w:cs="Calibri"/>
          <w:b/>
          <w:bCs/>
          <w:color w:val="auto"/>
          <w:sz w:val="22"/>
          <w:szCs w:val="22"/>
        </w:rPr>
      </w:pPr>
      <w:r>
        <w:rPr>
          <w:rFonts w:ascii="Verdana" w:eastAsia="SimSun" w:hAnsi="Verdana" w:cs="Calibri"/>
          <w:b/>
          <w:bCs/>
          <w:color w:val="auto"/>
          <w:sz w:val="22"/>
          <w:szCs w:val="22"/>
        </w:rPr>
        <w:t>BULL</w:t>
      </w:r>
      <w:r w:rsidRPr="008C5C34">
        <w:rPr>
          <w:rFonts w:ascii="Verdana" w:eastAsia="SimSun" w:hAnsi="Verdana" w:cs="Calibri"/>
          <w:b/>
          <w:bCs/>
          <w:color w:val="auto"/>
          <w:sz w:val="22"/>
          <w:szCs w:val="22"/>
        </w:rPr>
        <w:t>FROG</w:t>
      </w:r>
      <w:r>
        <w:rPr>
          <w:rFonts w:ascii="Verdana" w:eastAsia="SimSun" w:hAnsi="Verdana" w:cs="Calibri"/>
          <w:b/>
          <w:bCs/>
          <w:color w:val="auto"/>
          <w:sz w:val="22"/>
          <w:szCs w:val="22"/>
        </w:rPr>
        <w:t xml:space="preserve"> TRADING LLC </w:t>
      </w:r>
      <w:r w:rsidRPr="008C5C34">
        <w:rPr>
          <w:rFonts w:ascii="Verdana" w:eastAsia="SimSun" w:hAnsi="Verdana" w:cs="Calibri"/>
          <w:b/>
          <w:bCs/>
          <w:color w:val="auto"/>
          <w:sz w:val="22"/>
          <w:szCs w:val="22"/>
        </w:rPr>
        <w:t>(“the Buyer”)</w:t>
      </w:r>
    </w:p>
    <w:p w14:paraId="1B958B7B" w14:textId="77777777" w:rsidR="008C5C34" w:rsidRPr="008C5C34" w:rsidRDefault="008C5C34" w:rsidP="008C5C34">
      <w:pPr>
        <w:pStyle w:val="Default"/>
        <w:snapToGrid w:val="0"/>
        <w:spacing w:before="120"/>
        <w:ind w:left="420" w:firstLineChars="9" w:firstLine="20"/>
        <w:jc w:val="both"/>
        <w:textAlignment w:val="baseline"/>
        <w:rPr>
          <w:rFonts w:ascii="Verdana" w:eastAsia="SimSun" w:hAnsi="Verdana" w:cs="Calibri"/>
          <w:color w:val="auto"/>
          <w:sz w:val="22"/>
          <w:szCs w:val="22"/>
        </w:rPr>
      </w:pPr>
      <w:r w:rsidRPr="008C5C34">
        <w:rPr>
          <w:rFonts w:ascii="Verdana" w:eastAsia="SimSun" w:hAnsi="Verdana" w:cs="Calibri"/>
          <w:color w:val="auto"/>
          <w:sz w:val="22"/>
          <w:szCs w:val="22"/>
        </w:rPr>
        <w:t>Address:</w:t>
      </w:r>
      <w:r>
        <w:rPr>
          <w:rFonts w:ascii="Verdana" w:eastAsia="SimSun" w:hAnsi="Verdana" w:cs="Calibri"/>
          <w:color w:val="auto"/>
          <w:sz w:val="22"/>
          <w:szCs w:val="22"/>
        </w:rPr>
        <w:t xml:space="preserve"> </w:t>
      </w:r>
      <w:r w:rsidRPr="008C5C34">
        <w:rPr>
          <w:rFonts w:ascii="Verdana" w:eastAsia="SimSun" w:hAnsi="Verdana" w:cs="Calibri"/>
          <w:color w:val="FF0000"/>
          <w:sz w:val="22"/>
          <w:szCs w:val="22"/>
        </w:rPr>
        <w:t xml:space="preserve"> </w:t>
      </w:r>
      <w:r w:rsidRPr="008C5C34">
        <w:rPr>
          <w:rFonts w:ascii="Verdana" w:eastAsia="SimSun" w:hAnsi="Verdana" w:cs="Calibri"/>
          <w:color w:val="auto"/>
          <w:sz w:val="22"/>
          <w:szCs w:val="22"/>
        </w:rPr>
        <w:t xml:space="preserve">Office No. 206, The Business Centre, Opp. </w:t>
      </w:r>
      <w:proofErr w:type="spellStart"/>
      <w:r w:rsidRPr="008C5C34">
        <w:rPr>
          <w:rFonts w:ascii="Verdana" w:eastAsia="SimSun" w:hAnsi="Verdana" w:cs="Calibri"/>
          <w:color w:val="auto"/>
          <w:sz w:val="22"/>
          <w:szCs w:val="22"/>
        </w:rPr>
        <w:t>Burjuman</w:t>
      </w:r>
      <w:proofErr w:type="spellEnd"/>
      <w:r w:rsidRPr="008C5C34">
        <w:rPr>
          <w:rFonts w:ascii="Verdana" w:eastAsia="SimSun" w:hAnsi="Verdana" w:cs="Calibri"/>
          <w:color w:val="auto"/>
          <w:sz w:val="22"/>
          <w:szCs w:val="22"/>
        </w:rPr>
        <w:t xml:space="preserve"> Mall, Al </w:t>
      </w:r>
      <w:proofErr w:type="spellStart"/>
      <w:r w:rsidRPr="008C5C34">
        <w:rPr>
          <w:rFonts w:ascii="Verdana" w:eastAsia="SimSun" w:hAnsi="Verdana" w:cs="Calibri"/>
          <w:color w:val="auto"/>
          <w:sz w:val="22"/>
          <w:szCs w:val="22"/>
        </w:rPr>
        <w:t>Hamriya</w:t>
      </w:r>
      <w:proofErr w:type="spellEnd"/>
      <w:r w:rsidRPr="008C5C34">
        <w:rPr>
          <w:rFonts w:ascii="Verdana" w:eastAsia="SimSun" w:hAnsi="Verdana" w:cs="Calibri"/>
          <w:color w:val="auto"/>
          <w:sz w:val="22"/>
          <w:szCs w:val="22"/>
        </w:rPr>
        <w:t xml:space="preserve">, Bur Dubai, Dubai, United Arab Emirates. </w:t>
      </w:r>
    </w:p>
    <w:p w14:paraId="5314B397" w14:textId="77777777" w:rsidR="008C5C34" w:rsidRPr="008C5C34" w:rsidRDefault="008C5C34" w:rsidP="008C5C34">
      <w:pPr>
        <w:pStyle w:val="Default"/>
        <w:snapToGrid w:val="0"/>
        <w:spacing w:before="120"/>
        <w:ind w:left="420" w:firstLineChars="9" w:firstLine="20"/>
        <w:jc w:val="both"/>
        <w:textAlignment w:val="baseline"/>
        <w:rPr>
          <w:rFonts w:ascii="Verdana" w:eastAsia="SimSun" w:hAnsi="Verdana" w:cs="Calibri"/>
          <w:color w:val="auto"/>
          <w:sz w:val="22"/>
          <w:szCs w:val="22"/>
        </w:rPr>
      </w:pPr>
      <w:r w:rsidRPr="008C5C34">
        <w:rPr>
          <w:rFonts w:ascii="Verdana" w:eastAsia="SimSun" w:hAnsi="Verdana" w:cs="Calibri"/>
          <w:color w:val="auto"/>
          <w:sz w:val="22"/>
          <w:szCs w:val="22"/>
        </w:rPr>
        <w:t>Email: info@bullfrog.ae</w:t>
      </w:r>
    </w:p>
    <w:p w14:paraId="73D9B716" w14:textId="384446C8" w:rsidR="00786B06" w:rsidRPr="008C5C34" w:rsidRDefault="0EDCFD1D" w:rsidP="3A03A92E">
      <w:pPr>
        <w:snapToGrid w:val="0"/>
        <w:spacing w:before="120" w:line="240" w:lineRule="auto"/>
        <w:jc w:val="both"/>
        <w:textAlignment w:val="baseline"/>
        <w:rPr>
          <w:rFonts w:ascii="Verdana" w:eastAsia="SimSun" w:hAnsi="Verdana" w:cs="Calibri"/>
          <w:sz w:val="22"/>
          <w:szCs w:val="22"/>
          <w:lang w:eastAsia="zh-CN"/>
        </w:rPr>
      </w:pPr>
      <w:r w:rsidRPr="3A03A92E">
        <w:rPr>
          <w:rFonts w:ascii="Verdana" w:eastAsia="SimSun" w:hAnsi="Verdana" w:cs="Calibri"/>
          <w:sz w:val="22"/>
          <w:szCs w:val="22"/>
          <w:lang w:eastAsia="zh-CN"/>
        </w:rPr>
        <w:t xml:space="preserve">      VIA MUNAVVAR KHAN CEO, MUSKAN MINCHEM, </w:t>
      </w:r>
    </w:p>
    <w:p w14:paraId="73585F4C" w14:textId="26AB9D8A" w:rsidR="00786B06" w:rsidRPr="008C5C34" w:rsidRDefault="7FEB5F0E" w:rsidP="3A03A92E">
      <w:pPr>
        <w:snapToGrid w:val="0"/>
        <w:spacing w:before="120" w:line="240" w:lineRule="auto"/>
        <w:jc w:val="both"/>
        <w:textAlignment w:val="baseline"/>
        <w:rPr>
          <w:rFonts w:ascii="Verdana" w:eastAsia="SimSun" w:hAnsi="Verdana" w:cs="Calibri"/>
          <w:sz w:val="22"/>
          <w:szCs w:val="22"/>
          <w:lang w:eastAsia="zh-CN"/>
        </w:rPr>
      </w:pPr>
      <w:r w:rsidRPr="3A03A92E">
        <w:rPr>
          <w:rFonts w:ascii="Verdana" w:eastAsia="SimSun" w:hAnsi="Verdana" w:cs="Calibri"/>
          <w:sz w:val="22"/>
          <w:szCs w:val="22"/>
          <w:lang w:eastAsia="zh-CN"/>
        </w:rPr>
        <w:t xml:space="preserve">      </w:t>
      </w:r>
      <w:r w:rsidR="0EDCFD1D" w:rsidRPr="3A03A92E">
        <w:rPr>
          <w:rFonts w:ascii="Verdana" w:eastAsia="SimSun" w:hAnsi="Verdana" w:cs="Calibri"/>
          <w:sz w:val="22"/>
          <w:szCs w:val="22"/>
          <w:lang w:eastAsia="zh-CN"/>
        </w:rPr>
        <w:t>BHILWARA</w:t>
      </w:r>
      <w:r w:rsidR="58CF0076" w:rsidRPr="3A03A92E">
        <w:rPr>
          <w:rFonts w:ascii="Verdana" w:eastAsia="SimSun" w:hAnsi="Verdana" w:cs="Calibri"/>
          <w:sz w:val="22"/>
          <w:szCs w:val="22"/>
          <w:lang w:eastAsia="zh-CN"/>
        </w:rPr>
        <w:t xml:space="preserve"> 311001</w:t>
      </w:r>
      <w:r w:rsidR="0EDCFD1D" w:rsidRPr="3A03A92E">
        <w:rPr>
          <w:rFonts w:ascii="Verdana" w:eastAsia="SimSun" w:hAnsi="Verdana" w:cs="Calibri"/>
          <w:sz w:val="22"/>
          <w:szCs w:val="22"/>
          <w:lang w:eastAsia="zh-CN"/>
        </w:rPr>
        <w:t>,</w:t>
      </w:r>
      <w:r w:rsidR="17BC9ECD" w:rsidRPr="3A03A92E">
        <w:rPr>
          <w:rFonts w:ascii="Verdana" w:eastAsia="SimSun" w:hAnsi="Verdana" w:cs="Calibri"/>
          <w:sz w:val="22"/>
          <w:szCs w:val="22"/>
          <w:lang w:eastAsia="zh-CN"/>
        </w:rPr>
        <w:t xml:space="preserve"> </w:t>
      </w:r>
      <w:r w:rsidR="0EDCFD1D" w:rsidRPr="3A03A92E">
        <w:rPr>
          <w:rFonts w:ascii="Verdana" w:eastAsia="SimSun" w:hAnsi="Verdana" w:cs="Calibri"/>
          <w:sz w:val="22"/>
          <w:szCs w:val="22"/>
          <w:lang w:eastAsia="zh-CN"/>
        </w:rPr>
        <w:t>RAJASTHAN, INDIA</w:t>
      </w:r>
      <w:r w:rsidR="34E35819" w:rsidRPr="3A03A92E">
        <w:rPr>
          <w:rFonts w:ascii="Verdana" w:eastAsia="SimSun" w:hAnsi="Verdana" w:cs="Calibri"/>
          <w:sz w:val="22"/>
          <w:szCs w:val="22"/>
          <w:lang w:eastAsia="zh-CN"/>
        </w:rPr>
        <w:t>.</w:t>
      </w:r>
    </w:p>
    <w:p w14:paraId="09B8DB9A" w14:textId="2241ABC4" w:rsidR="00786B06" w:rsidRPr="008C5C34" w:rsidRDefault="41FD03AB" w:rsidP="3A03A92E">
      <w:pPr>
        <w:snapToGrid w:val="0"/>
        <w:spacing w:before="120" w:line="240" w:lineRule="auto"/>
        <w:jc w:val="both"/>
        <w:textAlignment w:val="baseline"/>
        <w:rPr>
          <w:rFonts w:ascii="Verdana" w:eastAsia="SimSun" w:hAnsi="Verdana" w:cs="Calibri"/>
          <w:sz w:val="22"/>
          <w:szCs w:val="22"/>
          <w:lang w:eastAsia="zh-CN"/>
        </w:rPr>
      </w:pPr>
      <w:r w:rsidRPr="3A03A92E">
        <w:rPr>
          <w:rFonts w:ascii="Verdana" w:eastAsia="SimSun" w:hAnsi="Verdana" w:cs="Calibri"/>
          <w:sz w:val="22"/>
          <w:szCs w:val="22"/>
          <w:lang w:eastAsia="zh-CN"/>
        </w:rPr>
        <w:t xml:space="preserve"> </w:t>
      </w:r>
      <w:r w:rsidR="15512674" w:rsidRPr="3A03A92E">
        <w:rPr>
          <w:rFonts w:ascii="Verdana" w:eastAsia="SimSun" w:hAnsi="Verdana" w:cs="Calibri"/>
          <w:sz w:val="22"/>
          <w:szCs w:val="22"/>
          <w:lang w:eastAsia="zh-CN"/>
        </w:rPr>
        <w:t xml:space="preserve">   </w:t>
      </w:r>
      <w:r w:rsidRPr="3A03A92E">
        <w:rPr>
          <w:rFonts w:ascii="Verdana" w:eastAsia="SimSun" w:hAnsi="Verdana" w:cs="Calibri"/>
          <w:sz w:val="22"/>
          <w:szCs w:val="22"/>
          <w:lang w:eastAsia="zh-CN"/>
        </w:rPr>
        <w:t xml:space="preserve">  </w:t>
      </w:r>
      <w:r w:rsidR="1EA3D518" w:rsidRPr="3A03A92E">
        <w:rPr>
          <w:rFonts w:ascii="Verdana" w:eastAsia="SimSun" w:hAnsi="Verdana" w:cs="Calibri"/>
          <w:sz w:val="22"/>
          <w:szCs w:val="22"/>
          <w:lang w:eastAsia="zh-CN"/>
        </w:rPr>
        <w:t xml:space="preserve">Mobile </w:t>
      </w:r>
      <w:r w:rsidR="1E173187" w:rsidRPr="3A03A92E">
        <w:rPr>
          <w:rFonts w:ascii="Verdana" w:eastAsia="SimSun" w:hAnsi="Verdana" w:cs="Calibri"/>
          <w:sz w:val="22"/>
          <w:szCs w:val="22"/>
          <w:lang w:eastAsia="zh-CN"/>
        </w:rPr>
        <w:t>number:</w:t>
      </w:r>
      <w:r w:rsidR="1EA3D518" w:rsidRPr="3A03A92E">
        <w:rPr>
          <w:rFonts w:ascii="Verdana" w:eastAsia="SimSun" w:hAnsi="Verdana" w:cs="Calibri"/>
          <w:sz w:val="22"/>
          <w:szCs w:val="22"/>
          <w:lang w:eastAsia="zh-CN"/>
        </w:rPr>
        <w:t xml:space="preserve"> 0091 9636200111</w:t>
      </w:r>
      <w:r w:rsidR="7BEC508A" w:rsidRPr="3A03A92E">
        <w:rPr>
          <w:rFonts w:ascii="Verdana" w:eastAsia="SimSun" w:hAnsi="Verdana" w:cs="Calibri"/>
          <w:sz w:val="22"/>
          <w:szCs w:val="22"/>
          <w:lang w:eastAsia="zh-CN"/>
        </w:rPr>
        <w:t>.</w:t>
      </w:r>
      <w:r w:rsidRPr="3A03A92E">
        <w:rPr>
          <w:rFonts w:ascii="Verdana" w:eastAsia="SimSun" w:hAnsi="Verdana" w:cs="Calibri"/>
          <w:sz w:val="22"/>
          <w:szCs w:val="22"/>
          <w:lang w:eastAsia="zh-CN"/>
        </w:rPr>
        <w:t xml:space="preserve">  </w:t>
      </w:r>
      <w:proofErr w:type="gramStart"/>
      <w:r w:rsidR="34E35819" w:rsidRPr="3A03A92E">
        <w:rPr>
          <w:rFonts w:ascii="Verdana" w:eastAsia="SimSun" w:hAnsi="Verdana" w:cs="Calibri"/>
          <w:sz w:val="22"/>
          <w:szCs w:val="22"/>
          <w:lang w:eastAsia="zh-CN"/>
        </w:rPr>
        <w:t>EMAIL :</w:t>
      </w:r>
      <w:proofErr w:type="gramEnd"/>
      <w:r w:rsidR="34E35819" w:rsidRPr="3A03A92E">
        <w:rPr>
          <w:rFonts w:ascii="Verdana" w:eastAsia="SimSun" w:hAnsi="Verdana" w:cs="Calibri"/>
          <w:sz w:val="22"/>
          <w:szCs w:val="22"/>
          <w:lang w:eastAsia="zh-CN"/>
        </w:rPr>
        <w:t xml:space="preserve"> </w:t>
      </w:r>
      <w:hyperlink r:id="rId7">
        <w:r w:rsidR="34E35819" w:rsidRPr="3A03A92E">
          <w:rPr>
            <w:rStyle w:val="Hyperlink"/>
            <w:rFonts w:ascii="Verdana" w:eastAsia="SimSun" w:hAnsi="Verdana" w:cs="Calibri"/>
            <w:sz w:val="22"/>
            <w:szCs w:val="22"/>
            <w:lang w:eastAsia="zh-CN"/>
          </w:rPr>
          <w:t>MUSKANMINCHEM@GMAIL.COM</w:t>
        </w:r>
      </w:hyperlink>
      <w:r w:rsidR="34E35819" w:rsidRPr="3A03A92E">
        <w:rPr>
          <w:rFonts w:ascii="Verdana" w:eastAsia="SimSun" w:hAnsi="Verdana" w:cs="Calibri"/>
          <w:sz w:val="22"/>
          <w:szCs w:val="22"/>
          <w:lang w:eastAsia="zh-CN"/>
        </w:rPr>
        <w:t xml:space="preserve"> </w:t>
      </w:r>
    </w:p>
    <w:p w14:paraId="4C363F71" w14:textId="71D2D2CA" w:rsidR="00786B06" w:rsidRPr="008C5C34" w:rsidRDefault="00786B06" w:rsidP="3A03A92E">
      <w:pPr>
        <w:snapToGrid w:val="0"/>
        <w:spacing w:before="120" w:line="240" w:lineRule="auto"/>
        <w:jc w:val="both"/>
        <w:textAlignment w:val="baseline"/>
        <w:rPr>
          <w:rFonts w:ascii="Verdana" w:eastAsia="SimSun" w:hAnsi="Verdana" w:cs="Calibri"/>
          <w:sz w:val="22"/>
          <w:szCs w:val="22"/>
          <w:lang w:eastAsia="zh-CN"/>
        </w:rPr>
      </w:pPr>
    </w:p>
    <w:p w14:paraId="4E431C2B" w14:textId="620F1160" w:rsidR="00786B06" w:rsidRPr="008C5C34" w:rsidRDefault="00E42445" w:rsidP="3A03A92E">
      <w:pPr>
        <w:snapToGrid w:val="0"/>
        <w:spacing w:before="120" w:line="240" w:lineRule="auto"/>
        <w:jc w:val="both"/>
        <w:textAlignment w:val="baseline"/>
        <w:rPr>
          <w:rFonts w:ascii="Verdana" w:eastAsia="SimSun" w:hAnsi="Verdana" w:cs="Calibri"/>
          <w:sz w:val="22"/>
          <w:szCs w:val="22"/>
        </w:rPr>
      </w:pPr>
      <w:r w:rsidRPr="3A03A92E">
        <w:rPr>
          <w:rFonts w:ascii="Verdana" w:eastAsia="SimSun" w:hAnsi="Verdana" w:cs="Calibri"/>
          <w:sz w:val="22"/>
          <w:szCs w:val="22"/>
        </w:rPr>
        <w:t>Whereas the parties wish to record the contract between them under the following terms and conditions:</w:t>
      </w:r>
    </w:p>
    <w:p w14:paraId="7F9C7B47" w14:textId="77777777" w:rsidR="00786B06" w:rsidRPr="008C5C34" w:rsidRDefault="008C5C34" w:rsidP="005A3B49">
      <w:pPr>
        <w:pStyle w:val="ListParagraph1"/>
        <w:numPr>
          <w:ilvl w:val="0"/>
          <w:numId w:val="1"/>
        </w:numPr>
        <w:snapToGrid w:val="0"/>
        <w:spacing w:before="120" w:line="240" w:lineRule="auto"/>
        <w:ind w:firstLineChars="200" w:firstLine="449"/>
        <w:jc w:val="both"/>
        <w:textAlignment w:val="baseline"/>
        <w:rPr>
          <w:rFonts w:ascii="Verdana" w:hAnsi="Verdana" w:cs="Calibri"/>
          <w:b/>
          <w:sz w:val="22"/>
          <w:szCs w:val="22"/>
          <w:u w:val="single" w:color="000000"/>
        </w:rPr>
      </w:pPr>
      <w:r>
        <w:rPr>
          <w:rFonts w:ascii="Verdana" w:hAnsi="Verdana" w:cs="Calibri"/>
          <w:b/>
          <w:sz w:val="22"/>
          <w:szCs w:val="22"/>
          <w:u w:val="single" w:color="000000"/>
          <w:lang w:val="en-GB" w:eastAsia="zh-CN"/>
        </w:rPr>
        <w:t xml:space="preserve">. </w:t>
      </w:r>
      <w:r w:rsidR="00E42445" w:rsidRPr="008C5C34">
        <w:rPr>
          <w:rFonts w:ascii="Verdana" w:hAnsi="Verdana" w:cs="Calibri"/>
          <w:b/>
          <w:sz w:val="22"/>
          <w:szCs w:val="22"/>
          <w:u w:val="single" w:color="000000"/>
          <w:lang w:val="en-GB"/>
        </w:rPr>
        <w:t>DEFINITIONS</w:t>
      </w:r>
    </w:p>
    <w:p w14:paraId="313254F2" w14:textId="77777777" w:rsidR="00786B06" w:rsidRPr="008C5C34" w:rsidRDefault="00E42445">
      <w:pPr>
        <w:pStyle w:val="ListParagraph1"/>
        <w:numPr>
          <w:ilvl w:val="1"/>
          <w:numId w:val="1"/>
        </w:numPr>
        <w:tabs>
          <w:tab w:val="clear" w:pos="584"/>
          <w:tab w:val="left" w:pos="1440"/>
          <w:tab w:val="left" w:pos="2160"/>
          <w:tab w:val="left" w:pos="2880"/>
        </w:tabs>
        <w:snapToGrid w:val="0"/>
        <w:spacing w:before="120" w:line="240" w:lineRule="auto"/>
        <w:ind w:firstLineChars="200" w:firstLine="440"/>
        <w:jc w:val="both"/>
        <w:textAlignment w:val="baseline"/>
        <w:rPr>
          <w:rFonts w:ascii="Verdana" w:hAnsi="Verdana" w:cs="Calibri"/>
          <w:sz w:val="22"/>
          <w:szCs w:val="22"/>
          <w:lang w:val="en-GB"/>
        </w:rPr>
      </w:pPr>
      <w:r w:rsidRPr="008C5C34">
        <w:rPr>
          <w:rFonts w:ascii="Verdana" w:hAnsi="Verdana" w:cs="Calibri"/>
          <w:sz w:val="22"/>
          <w:szCs w:val="22"/>
          <w:lang w:val="en-GB" w:eastAsia="zh-CN"/>
        </w:rPr>
        <w:t>、</w:t>
      </w:r>
      <w:r w:rsidRPr="008C5C34">
        <w:rPr>
          <w:rFonts w:ascii="Verdana" w:hAnsi="Verdana" w:cs="Calibri"/>
          <w:sz w:val="22"/>
          <w:szCs w:val="22"/>
          <w:lang w:val="en-GB"/>
        </w:rPr>
        <w:t>In this contract the following defined terms shall apply:</w:t>
      </w:r>
    </w:p>
    <w:p w14:paraId="72F18F05" w14:textId="77777777" w:rsidR="00786B06" w:rsidRPr="008C5C34" w:rsidRDefault="00E42445" w:rsidP="008C5C34">
      <w:pPr>
        <w:pStyle w:val="ListParagraph1"/>
        <w:spacing w:before="120" w:line="240" w:lineRule="auto"/>
        <w:ind w:left="440" w:firstLineChars="53" w:firstLine="117"/>
        <w:textAlignment w:val="baseline"/>
        <w:rPr>
          <w:rFonts w:ascii="Verdana" w:hAnsi="Verdana" w:cs="Calibri"/>
          <w:sz w:val="22"/>
          <w:szCs w:val="22"/>
          <w:lang w:val="en-GB"/>
        </w:rPr>
      </w:pPr>
      <w:r w:rsidRPr="008C5C34">
        <w:rPr>
          <w:rFonts w:ascii="Verdana" w:hAnsi="Verdana" w:cs="Calibri"/>
          <w:sz w:val="22"/>
          <w:szCs w:val="22"/>
          <w:lang w:val="en-GB"/>
        </w:rPr>
        <w:t>“</w:t>
      </w:r>
      <w:r w:rsidRPr="008C5C34">
        <w:rPr>
          <w:rFonts w:ascii="Verdana" w:hAnsi="Verdana" w:cs="Calibri"/>
          <w:b/>
          <w:sz w:val="22"/>
          <w:szCs w:val="22"/>
          <w:lang w:val="en-GB"/>
        </w:rPr>
        <w:t>Base Price</w:t>
      </w:r>
      <w:r w:rsidRPr="008C5C34">
        <w:rPr>
          <w:rFonts w:ascii="Verdana" w:hAnsi="Verdana" w:cs="Calibri"/>
          <w:sz w:val="22"/>
          <w:szCs w:val="22"/>
          <w:lang w:val="en-GB"/>
        </w:rPr>
        <w:t>” is the price per DMT of Product (before any quality adjustment) as set out or agreed or determined under Article 5.</w:t>
      </w:r>
    </w:p>
    <w:p w14:paraId="38089B1E" w14:textId="77777777" w:rsidR="00786B06" w:rsidRPr="008C5C34" w:rsidRDefault="00E42445" w:rsidP="008C5C34">
      <w:pPr>
        <w:pStyle w:val="ListParagraph1"/>
        <w:spacing w:before="120" w:line="240" w:lineRule="auto"/>
        <w:ind w:left="0" w:firstLineChars="200" w:firstLine="440"/>
        <w:textAlignment w:val="baseline"/>
        <w:rPr>
          <w:rFonts w:ascii="Verdana" w:hAnsi="Verdana" w:cs="Calibri"/>
          <w:sz w:val="22"/>
          <w:szCs w:val="22"/>
        </w:rPr>
      </w:pPr>
      <w:r w:rsidRPr="008C5C34">
        <w:rPr>
          <w:rFonts w:ascii="Verdana" w:hAnsi="Verdana" w:cs="Calibri"/>
          <w:sz w:val="22"/>
          <w:szCs w:val="22"/>
          <w:lang w:val="en-GB"/>
        </w:rPr>
        <w:t>“</w:t>
      </w:r>
      <w:r w:rsidRPr="008C5C34">
        <w:rPr>
          <w:rFonts w:ascii="Verdana" w:hAnsi="Verdana" w:cs="Calibri"/>
          <w:b/>
          <w:sz w:val="22"/>
          <w:szCs w:val="22"/>
          <w:lang w:val="en-GB"/>
        </w:rPr>
        <w:t>Commencement Date</w:t>
      </w:r>
      <w:r w:rsidRPr="008C5C34">
        <w:rPr>
          <w:rFonts w:ascii="Verdana" w:hAnsi="Verdana" w:cs="Calibri"/>
          <w:sz w:val="22"/>
          <w:szCs w:val="22"/>
          <w:lang w:val="en-GB"/>
        </w:rPr>
        <w:t xml:space="preserve">” means </w:t>
      </w:r>
      <w:r w:rsidRPr="008C5C34">
        <w:rPr>
          <w:rFonts w:ascii="Verdana" w:hAnsi="Verdana" w:cs="Calibri"/>
          <w:sz w:val="22"/>
          <w:szCs w:val="22"/>
        </w:rPr>
        <w:t>the date of the first Shipment of Product to the Buyer.</w:t>
      </w:r>
    </w:p>
    <w:p w14:paraId="3D33A1BE" w14:textId="77777777" w:rsidR="00786B06" w:rsidRPr="008C5C34" w:rsidRDefault="00E42445" w:rsidP="008C5C34">
      <w:pPr>
        <w:pStyle w:val="ListParagraph1"/>
        <w:spacing w:before="120" w:line="240" w:lineRule="auto"/>
        <w:ind w:left="420" w:firstLineChars="9" w:firstLine="20"/>
        <w:textAlignment w:val="baseline"/>
        <w:rPr>
          <w:rFonts w:ascii="Verdana" w:hAnsi="Verdana" w:cs="Calibri"/>
          <w:sz w:val="22"/>
          <w:szCs w:val="22"/>
          <w:lang w:val="en-GB"/>
        </w:rPr>
      </w:pPr>
      <w:r w:rsidRPr="008C5C34">
        <w:rPr>
          <w:rFonts w:ascii="Verdana" w:hAnsi="Verdana" w:cs="Calibri"/>
          <w:sz w:val="22"/>
          <w:szCs w:val="22"/>
          <w:lang w:val="en-GB"/>
        </w:rPr>
        <w:t>“</w:t>
      </w:r>
      <w:r w:rsidRPr="008C5C34">
        <w:rPr>
          <w:rFonts w:ascii="Verdana" w:hAnsi="Verdana" w:cs="Calibri"/>
          <w:b/>
          <w:sz w:val="22"/>
          <w:szCs w:val="22"/>
          <w:lang w:val="en-GB"/>
        </w:rPr>
        <w:t>Contract Year</w:t>
      </w:r>
      <w:r w:rsidRPr="008C5C34">
        <w:rPr>
          <w:rFonts w:ascii="Verdana" w:hAnsi="Verdana" w:cs="Calibri"/>
          <w:sz w:val="22"/>
          <w:szCs w:val="22"/>
          <w:lang w:val="en-GB"/>
        </w:rPr>
        <w:t xml:space="preserve">” means a consecutive period of 12 months commencing with the </w:t>
      </w:r>
      <w:r w:rsidRPr="008C5C34">
        <w:rPr>
          <w:rFonts w:ascii="Verdana" w:hAnsi="Verdana" w:cs="Calibri"/>
          <w:bCs/>
          <w:sz w:val="22"/>
          <w:szCs w:val="22"/>
          <w:lang w:val="en-GB"/>
        </w:rPr>
        <w:t>Commencement Date</w:t>
      </w:r>
      <w:r w:rsidRPr="008C5C34">
        <w:rPr>
          <w:rFonts w:ascii="Verdana" w:hAnsi="Verdana" w:cs="Calibri"/>
          <w:sz w:val="22"/>
          <w:szCs w:val="22"/>
          <w:lang w:val="en-GB"/>
        </w:rPr>
        <w:t xml:space="preserve"> (with respect to the first Contract Year) and the anniversary of the Commencement Date (with respect to each subsequent Contract Year).</w:t>
      </w:r>
    </w:p>
    <w:p w14:paraId="00D0D9AF" w14:textId="77777777" w:rsidR="00786B06" w:rsidRPr="008C5C34" w:rsidRDefault="00E42445" w:rsidP="008C5C34">
      <w:pPr>
        <w:pStyle w:val="p1"/>
        <w:widowControl/>
        <w:spacing w:before="120"/>
        <w:ind w:firstLineChars="200" w:firstLine="440"/>
        <w:rPr>
          <w:rFonts w:ascii="Verdana" w:eastAsia="SimSun" w:hAnsi="Verdana" w:cstheme="majorEastAsia"/>
          <w:b/>
          <w:sz w:val="22"/>
          <w:szCs w:val="21"/>
          <w:lang w:val="en-GB"/>
        </w:rPr>
      </w:pPr>
      <w:r w:rsidRPr="008C5C34">
        <w:rPr>
          <w:rFonts w:ascii="Verdana" w:eastAsia="SimSun" w:hAnsi="Verdana" w:cstheme="majorEastAsia"/>
          <w:sz w:val="22"/>
          <w:szCs w:val="21"/>
          <w:lang w:val="en-GB"/>
        </w:rPr>
        <w:t>“</w:t>
      </w:r>
      <w:r w:rsidRPr="008C5C34">
        <w:rPr>
          <w:rFonts w:ascii="Verdana" w:eastAsia="SimSun" w:hAnsi="Verdana" w:cstheme="majorEastAsia"/>
          <w:b/>
          <w:sz w:val="22"/>
          <w:szCs w:val="21"/>
          <w:lang w:val="en-GB"/>
        </w:rPr>
        <w:t>Discharging Port</w:t>
      </w:r>
      <w:r w:rsidRPr="008C5C34">
        <w:rPr>
          <w:rFonts w:ascii="Verdana" w:eastAsia="SimSun" w:hAnsi="Verdana" w:cstheme="majorEastAsia"/>
          <w:sz w:val="22"/>
          <w:szCs w:val="21"/>
          <w:lang w:val="en-GB"/>
        </w:rPr>
        <w:t>”</w:t>
      </w:r>
      <w:r w:rsidR="008C5C34">
        <w:rPr>
          <w:rFonts w:ascii="Verdana" w:eastAsia="SimSun" w:hAnsi="Verdana" w:cstheme="majorEastAsia"/>
          <w:sz w:val="22"/>
          <w:szCs w:val="21"/>
          <w:lang w:val="en-GB"/>
        </w:rPr>
        <w:t xml:space="preserve"> </w:t>
      </w:r>
      <w:proofErr w:type="spellStart"/>
      <w:r w:rsidR="008C5C34">
        <w:rPr>
          <w:rStyle w:val="15"/>
          <w:rFonts w:ascii="Verdana" w:eastAsia="SimSun" w:hAnsi="Verdana" w:cstheme="majorEastAsia"/>
          <w:sz w:val="22"/>
          <w:szCs w:val="21"/>
        </w:rPr>
        <w:t>Mainport</w:t>
      </w:r>
      <w:proofErr w:type="spellEnd"/>
      <w:r w:rsidR="008C5C34">
        <w:rPr>
          <w:rStyle w:val="15"/>
          <w:rFonts w:ascii="Verdana" w:eastAsia="SimSun" w:hAnsi="Verdana" w:cstheme="majorEastAsia"/>
          <w:sz w:val="22"/>
          <w:szCs w:val="21"/>
        </w:rPr>
        <w:t xml:space="preserve">, </w:t>
      </w:r>
      <w:r w:rsidRPr="008C5C34">
        <w:rPr>
          <w:rStyle w:val="15"/>
          <w:rFonts w:ascii="Verdana" w:eastAsia="SimSun" w:hAnsi="Verdana" w:cstheme="majorEastAsia"/>
          <w:sz w:val="22"/>
          <w:szCs w:val="21"/>
        </w:rPr>
        <w:t>CHINA</w:t>
      </w:r>
    </w:p>
    <w:p w14:paraId="673BB203" w14:textId="77777777" w:rsidR="00786B06" w:rsidRPr="008C5C34" w:rsidRDefault="00E42445" w:rsidP="008C5C34">
      <w:pPr>
        <w:pStyle w:val="ListParagraph1"/>
        <w:spacing w:before="120" w:line="240" w:lineRule="auto"/>
        <w:ind w:left="0" w:firstLineChars="200" w:firstLine="440"/>
        <w:textAlignment w:val="baseline"/>
        <w:rPr>
          <w:rFonts w:ascii="Verdana" w:hAnsi="Verdana" w:cs="Calibri"/>
          <w:sz w:val="22"/>
          <w:szCs w:val="22"/>
          <w:lang w:val="en-GB"/>
        </w:rPr>
      </w:pPr>
      <w:r w:rsidRPr="008C5C34">
        <w:rPr>
          <w:rFonts w:ascii="Verdana" w:hAnsi="Verdana" w:cs="Calibri"/>
          <w:sz w:val="22"/>
          <w:szCs w:val="22"/>
          <w:lang w:val="en-GB"/>
        </w:rPr>
        <w:t>“</w:t>
      </w:r>
      <w:r w:rsidRPr="008C5C34">
        <w:rPr>
          <w:rFonts w:ascii="Verdana" w:hAnsi="Verdana" w:cs="Calibri"/>
          <w:b/>
          <w:sz w:val="22"/>
          <w:szCs w:val="22"/>
          <w:lang w:val="en-GB"/>
        </w:rPr>
        <w:t>Discharging Port Certificate of Analysis</w:t>
      </w:r>
      <w:r w:rsidRPr="008C5C34">
        <w:rPr>
          <w:rFonts w:ascii="Verdana" w:hAnsi="Verdana" w:cs="Calibri"/>
          <w:sz w:val="22"/>
          <w:szCs w:val="22"/>
          <w:lang w:val="en-GB"/>
        </w:rPr>
        <w:t>” has the meaning given in Article 8.</w:t>
      </w:r>
      <w:r w:rsidRPr="008C5C34">
        <w:rPr>
          <w:rFonts w:ascii="Verdana" w:hAnsi="Verdana" w:cs="Calibri"/>
          <w:sz w:val="22"/>
          <w:szCs w:val="22"/>
          <w:lang w:eastAsia="zh-CN"/>
        </w:rPr>
        <w:t>3</w:t>
      </w:r>
      <w:r w:rsidRPr="008C5C34">
        <w:rPr>
          <w:rFonts w:ascii="Verdana" w:hAnsi="Verdana" w:cs="Calibri"/>
          <w:sz w:val="22"/>
          <w:szCs w:val="22"/>
          <w:lang w:val="en-GB"/>
        </w:rPr>
        <w:t>.</w:t>
      </w:r>
    </w:p>
    <w:p w14:paraId="78291A11" w14:textId="77777777" w:rsidR="00786B06" w:rsidRPr="008C5C34" w:rsidRDefault="00E42445" w:rsidP="008C5C34">
      <w:pPr>
        <w:pStyle w:val="ListParagraph1"/>
        <w:spacing w:before="120" w:line="240" w:lineRule="auto"/>
        <w:ind w:left="0" w:firstLineChars="200" w:firstLine="440"/>
        <w:textAlignment w:val="baseline"/>
        <w:rPr>
          <w:rFonts w:ascii="Verdana" w:hAnsi="Verdana" w:cs="Calibri"/>
          <w:sz w:val="22"/>
          <w:szCs w:val="22"/>
          <w:lang w:val="en-GB"/>
        </w:rPr>
      </w:pPr>
      <w:r w:rsidRPr="008C5C34">
        <w:rPr>
          <w:rFonts w:ascii="Verdana" w:hAnsi="Verdana" w:cs="Calibri"/>
          <w:sz w:val="22"/>
          <w:szCs w:val="22"/>
          <w:lang w:val="en-GB"/>
        </w:rPr>
        <w:t>“</w:t>
      </w:r>
      <w:r w:rsidRPr="008C5C34">
        <w:rPr>
          <w:rFonts w:ascii="Verdana" w:hAnsi="Verdana" w:cs="Calibri"/>
          <w:b/>
          <w:sz w:val="22"/>
          <w:szCs w:val="22"/>
          <w:lang w:val="en-GB"/>
        </w:rPr>
        <w:t>DMT</w:t>
      </w:r>
      <w:r w:rsidRPr="008C5C34">
        <w:rPr>
          <w:rFonts w:ascii="Verdana" w:hAnsi="Verdana" w:cs="Calibri"/>
          <w:sz w:val="22"/>
          <w:szCs w:val="22"/>
          <w:lang w:val="en-GB"/>
        </w:rPr>
        <w:t>” means dry metric tonnes.</w:t>
      </w:r>
    </w:p>
    <w:p w14:paraId="5BDA08F1" w14:textId="77777777" w:rsidR="00786B06" w:rsidRPr="008C5C34" w:rsidRDefault="00E42445" w:rsidP="008C5C34">
      <w:pPr>
        <w:pStyle w:val="ListParagraph1"/>
        <w:spacing w:before="120" w:line="240" w:lineRule="auto"/>
        <w:ind w:left="420" w:firstLineChars="9" w:firstLine="20"/>
        <w:textAlignment w:val="baseline"/>
        <w:rPr>
          <w:rFonts w:ascii="Verdana" w:hAnsi="Verdana" w:cs="Calibri"/>
          <w:sz w:val="22"/>
          <w:szCs w:val="22"/>
          <w:lang w:val="en-GB"/>
        </w:rPr>
      </w:pPr>
      <w:r w:rsidRPr="008C5C34">
        <w:rPr>
          <w:rFonts w:ascii="Verdana" w:hAnsi="Verdana" w:cs="Calibri"/>
          <w:sz w:val="22"/>
          <w:szCs w:val="22"/>
          <w:lang w:val="en-GB"/>
        </w:rPr>
        <w:t>“</w:t>
      </w:r>
      <w:r w:rsidRPr="008C5C34">
        <w:rPr>
          <w:rFonts w:ascii="Verdana" w:hAnsi="Verdana" w:cs="Calibri"/>
          <w:b/>
          <w:sz w:val="22"/>
          <w:szCs w:val="22"/>
          <w:lang w:val="en-GB"/>
        </w:rPr>
        <w:t>Final Invoice</w:t>
      </w:r>
      <w:r w:rsidRPr="008C5C34">
        <w:rPr>
          <w:rFonts w:ascii="Verdana" w:hAnsi="Verdana" w:cs="Calibri"/>
          <w:sz w:val="22"/>
          <w:szCs w:val="22"/>
          <w:lang w:val="en-GB"/>
        </w:rPr>
        <w:t>” means the final invoice for payment for the relevant Shipment calculated after discharge at the Discharging Port subject to the provisions of Article 9.</w:t>
      </w:r>
    </w:p>
    <w:p w14:paraId="5695EEAD" w14:textId="77777777" w:rsidR="00786B06" w:rsidRPr="008C5C34" w:rsidRDefault="00E42445" w:rsidP="008C5C34">
      <w:pPr>
        <w:pStyle w:val="ListParagraph1"/>
        <w:spacing w:before="120" w:line="240" w:lineRule="auto"/>
        <w:ind w:left="0" w:firstLineChars="200" w:firstLine="440"/>
        <w:textAlignment w:val="baseline"/>
        <w:rPr>
          <w:rFonts w:ascii="Verdana" w:hAnsi="Verdana" w:cs="Calibri"/>
          <w:sz w:val="22"/>
          <w:szCs w:val="22"/>
          <w:lang w:val="en-GB" w:eastAsia="zh-CN"/>
        </w:rPr>
      </w:pPr>
      <w:r w:rsidRPr="008C5C34">
        <w:rPr>
          <w:rFonts w:ascii="Verdana" w:hAnsi="Verdana" w:cs="Calibri"/>
          <w:sz w:val="22"/>
          <w:szCs w:val="22"/>
          <w:lang w:val="en-GB"/>
        </w:rPr>
        <w:t>“</w:t>
      </w:r>
      <w:r w:rsidRPr="008C5C34">
        <w:rPr>
          <w:rFonts w:ascii="Verdana" w:hAnsi="Verdana" w:cs="Calibri"/>
          <w:b/>
          <w:sz w:val="22"/>
          <w:szCs w:val="22"/>
          <w:lang w:val="en-GB"/>
        </w:rPr>
        <w:t>Force Majeure</w:t>
      </w:r>
      <w:r w:rsidRPr="008C5C34">
        <w:rPr>
          <w:rFonts w:ascii="Verdana" w:hAnsi="Verdana" w:cs="Calibri"/>
          <w:sz w:val="22"/>
          <w:szCs w:val="22"/>
          <w:lang w:val="en-GB"/>
        </w:rPr>
        <w:t xml:space="preserve">” has the meaning given in Article 11 </w:t>
      </w:r>
    </w:p>
    <w:p w14:paraId="50F2369E" w14:textId="77777777" w:rsidR="00786B06" w:rsidRPr="008C5C34" w:rsidRDefault="00E42445" w:rsidP="004B21FE">
      <w:pPr>
        <w:pStyle w:val="ListParagraph1"/>
        <w:spacing w:before="120" w:line="240" w:lineRule="auto"/>
        <w:ind w:left="420" w:firstLineChars="9" w:firstLine="20"/>
        <w:textAlignment w:val="baseline"/>
        <w:rPr>
          <w:rFonts w:ascii="Verdana" w:hAnsi="Verdana" w:cs="Calibri"/>
          <w:sz w:val="22"/>
          <w:szCs w:val="22"/>
          <w:lang w:val="en-GB"/>
        </w:rPr>
      </w:pPr>
      <w:r w:rsidRPr="008C5C34">
        <w:rPr>
          <w:rFonts w:ascii="Verdana" w:hAnsi="Verdana" w:cs="Calibri"/>
          <w:sz w:val="22"/>
          <w:szCs w:val="22"/>
          <w:lang w:val="en-GB"/>
        </w:rPr>
        <w:lastRenderedPageBreak/>
        <w:t>“</w:t>
      </w:r>
      <w:r w:rsidRPr="008C5C34">
        <w:rPr>
          <w:rFonts w:ascii="Verdana" w:hAnsi="Verdana" w:cs="Calibri"/>
          <w:b/>
          <w:sz w:val="22"/>
          <w:szCs w:val="22"/>
          <w:lang w:val="en-GB"/>
        </w:rPr>
        <w:t>Insolvency Event</w:t>
      </w:r>
      <w:r w:rsidRPr="008C5C34">
        <w:rPr>
          <w:rFonts w:ascii="Verdana" w:hAnsi="Verdana" w:cs="Calibri"/>
          <w:sz w:val="22"/>
          <w:szCs w:val="22"/>
          <w:lang w:val="en-GB"/>
        </w:rPr>
        <w:t xml:space="preserve">” means where a liquidator (other than for the purpose of amalgamation or reconstruction), trustee in bankruptcy, receiver and/or manager is appointed in respect of the assets and/or undertakings of a party, or where a party </w:t>
      </w:r>
      <w:proofErr w:type="gramStart"/>
      <w:r w:rsidRPr="008C5C34">
        <w:rPr>
          <w:rFonts w:ascii="Verdana" w:hAnsi="Verdana" w:cs="Calibri"/>
          <w:sz w:val="22"/>
          <w:szCs w:val="22"/>
          <w:lang w:val="en-GB"/>
        </w:rPr>
        <w:t>enters into</w:t>
      </w:r>
      <w:proofErr w:type="gramEnd"/>
      <w:r w:rsidRPr="008C5C34">
        <w:rPr>
          <w:rFonts w:ascii="Verdana" w:hAnsi="Verdana" w:cs="Calibri"/>
          <w:sz w:val="22"/>
          <w:szCs w:val="22"/>
          <w:lang w:val="en-GB"/>
        </w:rPr>
        <w:t xml:space="preserve"> an arrangement of composition with its creditors or any similar appointment, arrangement or composition is made under any applicable law.</w:t>
      </w:r>
    </w:p>
    <w:p w14:paraId="77262815" w14:textId="77777777" w:rsidR="00786B06" w:rsidRPr="008C5C34" w:rsidRDefault="00786B06">
      <w:pPr>
        <w:pStyle w:val="ListParagraph1"/>
        <w:spacing w:before="120" w:line="240" w:lineRule="auto"/>
        <w:ind w:left="0" w:firstLineChars="200" w:firstLine="440"/>
        <w:textAlignment w:val="baseline"/>
        <w:rPr>
          <w:rFonts w:ascii="Verdana" w:hAnsi="Verdana" w:cs="Calibri"/>
          <w:sz w:val="22"/>
          <w:szCs w:val="22"/>
          <w:lang w:val="en-GB" w:eastAsia="zh-CN"/>
        </w:rPr>
      </w:pPr>
    </w:p>
    <w:p w14:paraId="0DDCA1EC" w14:textId="77777777" w:rsidR="00786B06" w:rsidRPr="008C5C34" w:rsidRDefault="00E42445" w:rsidP="004B21FE">
      <w:pPr>
        <w:pStyle w:val="ListParagraph1"/>
        <w:spacing w:before="120" w:line="240" w:lineRule="auto"/>
        <w:ind w:left="420" w:firstLineChars="9" w:firstLine="20"/>
        <w:textAlignment w:val="baseline"/>
        <w:rPr>
          <w:rFonts w:ascii="Verdana" w:hAnsi="Verdana" w:cs="Calibri"/>
          <w:sz w:val="22"/>
          <w:szCs w:val="22"/>
          <w:lang w:val="en-GB" w:eastAsia="zh-CN"/>
        </w:rPr>
      </w:pPr>
      <w:r w:rsidRPr="008C5C34">
        <w:rPr>
          <w:rFonts w:ascii="Verdana" w:hAnsi="Verdana" w:cs="Calibri"/>
          <w:sz w:val="22"/>
          <w:szCs w:val="22"/>
          <w:lang w:val="en-GB"/>
        </w:rPr>
        <w:t>“</w:t>
      </w:r>
      <w:r w:rsidRPr="008C5C34">
        <w:rPr>
          <w:rFonts w:ascii="Verdana" w:hAnsi="Verdana" w:cs="Calibri"/>
          <w:b/>
          <w:sz w:val="22"/>
          <w:szCs w:val="22"/>
          <w:lang w:val="en-GB"/>
        </w:rPr>
        <w:t>Loading Port</w:t>
      </w:r>
      <w:r w:rsidRPr="008C5C34">
        <w:rPr>
          <w:rFonts w:ascii="Verdana" w:hAnsi="Verdana" w:cs="Calibri"/>
          <w:sz w:val="22"/>
          <w:szCs w:val="22"/>
          <w:lang w:val="en-GB"/>
        </w:rPr>
        <w:t>” means</w:t>
      </w:r>
      <w:r w:rsidRPr="008C5C34">
        <w:rPr>
          <w:rFonts w:ascii="Verdana" w:hAnsi="Verdana" w:cs="Calibri"/>
          <w:sz w:val="22"/>
          <w:szCs w:val="22"/>
          <w:lang w:eastAsia="zh-CN"/>
        </w:rPr>
        <w:t xml:space="preserve"> Visakhapatnam/Jaigarh/Goa</w:t>
      </w:r>
      <w:r w:rsidR="004B21FE">
        <w:rPr>
          <w:rFonts w:ascii="Verdana" w:hAnsi="Verdana" w:cs="Calibri"/>
          <w:sz w:val="22"/>
          <w:szCs w:val="22"/>
          <w:lang w:eastAsia="zh-CN"/>
        </w:rPr>
        <w:t>/ Porbandar</w:t>
      </w:r>
      <w:r w:rsidRPr="008C5C34">
        <w:rPr>
          <w:rFonts w:ascii="Verdana" w:hAnsi="Verdana" w:cs="Calibri"/>
          <w:sz w:val="22"/>
          <w:szCs w:val="22"/>
          <w:lang w:eastAsia="zh-CN"/>
        </w:rPr>
        <w:t xml:space="preserve"> seaport,</w:t>
      </w:r>
      <w:r w:rsidR="004B21FE">
        <w:rPr>
          <w:rFonts w:ascii="Verdana" w:hAnsi="Verdana" w:cs="Calibri"/>
          <w:sz w:val="22"/>
          <w:szCs w:val="22"/>
          <w:lang w:eastAsia="zh-CN"/>
        </w:rPr>
        <w:t xml:space="preserve"> </w:t>
      </w:r>
      <w:r w:rsidRPr="008C5C34">
        <w:rPr>
          <w:rFonts w:ascii="Verdana" w:hAnsi="Verdana" w:cs="Calibri"/>
          <w:sz w:val="22"/>
          <w:szCs w:val="22"/>
          <w:lang w:eastAsia="zh-CN"/>
        </w:rPr>
        <w:t>Eastern India.</w:t>
      </w:r>
    </w:p>
    <w:p w14:paraId="643C8A9D" w14:textId="77777777" w:rsidR="00786B06" w:rsidRPr="008C5C34" w:rsidRDefault="00E42445" w:rsidP="004B21FE">
      <w:pPr>
        <w:pStyle w:val="ListParagraph1"/>
        <w:spacing w:before="120" w:line="240" w:lineRule="auto"/>
        <w:ind w:left="0" w:firstLineChars="200" w:firstLine="440"/>
        <w:textAlignment w:val="baseline"/>
        <w:rPr>
          <w:rFonts w:ascii="Verdana" w:hAnsi="Verdana" w:cs="Calibri"/>
          <w:sz w:val="22"/>
          <w:szCs w:val="22"/>
          <w:lang w:val="en-GB"/>
        </w:rPr>
      </w:pPr>
      <w:r w:rsidRPr="008C5C34">
        <w:rPr>
          <w:rFonts w:ascii="Verdana" w:hAnsi="Verdana" w:cs="Calibri"/>
          <w:sz w:val="22"/>
          <w:szCs w:val="22"/>
          <w:lang w:val="en-GB"/>
        </w:rPr>
        <w:t>“</w:t>
      </w:r>
      <w:r w:rsidRPr="008C5C34">
        <w:rPr>
          <w:rFonts w:ascii="Verdana" w:hAnsi="Verdana" w:cs="Calibri"/>
          <w:b/>
          <w:sz w:val="22"/>
          <w:szCs w:val="22"/>
          <w:lang w:val="en-GB"/>
        </w:rPr>
        <w:t>Loading Port Certificate of Analysis</w:t>
      </w:r>
      <w:r w:rsidRPr="008C5C34">
        <w:rPr>
          <w:rFonts w:ascii="Verdana" w:hAnsi="Verdana" w:cs="Calibri"/>
          <w:sz w:val="22"/>
          <w:szCs w:val="22"/>
          <w:lang w:val="en-GB"/>
        </w:rPr>
        <w:t>” has the meaning in Article 8.</w:t>
      </w:r>
      <w:r w:rsidRPr="008C5C34">
        <w:rPr>
          <w:rFonts w:ascii="Verdana" w:hAnsi="Verdana" w:cs="Calibri"/>
          <w:sz w:val="22"/>
          <w:szCs w:val="22"/>
          <w:lang w:eastAsia="zh-CN"/>
        </w:rPr>
        <w:t>2</w:t>
      </w:r>
      <w:r w:rsidRPr="008C5C34">
        <w:rPr>
          <w:rFonts w:ascii="Verdana" w:hAnsi="Verdana" w:cs="Calibri"/>
          <w:sz w:val="22"/>
          <w:szCs w:val="22"/>
          <w:lang w:val="en-GB"/>
        </w:rPr>
        <w:t>.</w:t>
      </w:r>
    </w:p>
    <w:p w14:paraId="019E8580" w14:textId="77777777" w:rsidR="00786B06" w:rsidRPr="008C5C34" w:rsidRDefault="00E42445" w:rsidP="004B21FE">
      <w:pPr>
        <w:pStyle w:val="ListParagraph1"/>
        <w:spacing w:before="120" w:line="240" w:lineRule="auto"/>
        <w:ind w:left="0" w:firstLineChars="200" w:firstLine="440"/>
        <w:textAlignment w:val="baseline"/>
        <w:rPr>
          <w:rFonts w:ascii="Verdana" w:hAnsi="Verdana" w:cs="Calibri"/>
          <w:sz w:val="22"/>
          <w:szCs w:val="22"/>
          <w:lang w:val="en-GB"/>
        </w:rPr>
      </w:pPr>
      <w:r w:rsidRPr="008C5C34">
        <w:rPr>
          <w:rFonts w:ascii="Verdana" w:hAnsi="Verdana" w:cs="Calibri"/>
          <w:sz w:val="22"/>
          <w:szCs w:val="22"/>
          <w:lang w:val="en-GB"/>
        </w:rPr>
        <w:t>“</w:t>
      </w:r>
      <w:r w:rsidRPr="008C5C34">
        <w:rPr>
          <w:rFonts w:ascii="Verdana" w:hAnsi="Verdana" w:cs="Calibri"/>
          <w:b/>
          <w:sz w:val="22"/>
          <w:szCs w:val="22"/>
          <w:lang w:val="en-GB"/>
        </w:rPr>
        <w:t>Loading Port Dry Weight</w:t>
      </w:r>
      <w:r w:rsidRPr="008C5C34">
        <w:rPr>
          <w:rFonts w:ascii="Verdana" w:hAnsi="Verdana" w:cs="Calibri"/>
          <w:sz w:val="22"/>
          <w:szCs w:val="22"/>
          <w:lang w:val="en-GB"/>
        </w:rPr>
        <w:t>” has the meaning given in Article 7.</w:t>
      </w:r>
      <w:r w:rsidRPr="008C5C34">
        <w:rPr>
          <w:rFonts w:ascii="Verdana" w:hAnsi="Verdana" w:cs="Calibri"/>
          <w:sz w:val="22"/>
          <w:szCs w:val="22"/>
          <w:lang w:eastAsia="zh-CN"/>
        </w:rPr>
        <w:t>1</w:t>
      </w:r>
    </w:p>
    <w:p w14:paraId="39743885" w14:textId="77777777" w:rsidR="00786B06" w:rsidRPr="008C5C34" w:rsidRDefault="00E42445" w:rsidP="004B21FE">
      <w:pPr>
        <w:pStyle w:val="ListParagraph1"/>
        <w:spacing w:before="120" w:line="240" w:lineRule="auto"/>
        <w:ind w:left="420" w:firstLineChars="9" w:firstLine="20"/>
        <w:textAlignment w:val="baseline"/>
        <w:rPr>
          <w:rFonts w:ascii="Verdana" w:hAnsi="Verdana" w:cs="Calibri"/>
          <w:sz w:val="22"/>
          <w:szCs w:val="22"/>
          <w:lang w:val="en-GB"/>
        </w:rPr>
      </w:pPr>
      <w:r w:rsidRPr="008C5C34">
        <w:rPr>
          <w:rFonts w:ascii="Verdana" w:hAnsi="Verdana" w:cs="Calibri"/>
          <w:sz w:val="22"/>
          <w:szCs w:val="22"/>
          <w:lang w:val="en-GB"/>
        </w:rPr>
        <w:t>“</w:t>
      </w:r>
      <w:r w:rsidRPr="008C5C34">
        <w:rPr>
          <w:rFonts w:ascii="Verdana" w:hAnsi="Verdana" w:cs="Calibri"/>
          <w:b/>
          <w:sz w:val="22"/>
          <w:szCs w:val="22"/>
          <w:lang w:val="en-GB"/>
        </w:rPr>
        <w:t>Product</w:t>
      </w:r>
      <w:r w:rsidRPr="008C5C34">
        <w:rPr>
          <w:rFonts w:ascii="Verdana" w:hAnsi="Verdana" w:cs="Calibri"/>
          <w:sz w:val="22"/>
          <w:szCs w:val="22"/>
          <w:lang w:val="en-GB"/>
        </w:rPr>
        <w:t xml:space="preserve">” means metallurgical grade bauxite ore exported </w:t>
      </w:r>
      <w:r w:rsidRPr="008C5C34">
        <w:rPr>
          <w:rFonts w:ascii="Verdana" w:hAnsi="Verdana" w:cs="Calibri"/>
          <w:sz w:val="22"/>
          <w:szCs w:val="22"/>
          <w:lang w:val="en-GB" w:eastAsia="zh-CN"/>
        </w:rPr>
        <w:t>from</w:t>
      </w:r>
      <w:ins w:id="0" w:author="iball" w:date="2024-12-21T20:59:00Z">
        <w:r w:rsidR="00C81B4C" w:rsidRPr="008C5C34">
          <w:rPr>
            <w:rFonts w:ascii="Verdana" w:hAnsi="Verdana" w:cs="Calibri"/>
            <w:sz w:val="22"/>
            <w:szCs w:val="22"/>
            <w:lang w:val="en-GB" w:eastAsia="zh-CN"/>
          </w:rPr>
          <w:t xml:space="preserve"> </w:t>
        </w:r>
      </w:ins>
      <w:r w:rsidRPr="008C5C34">
        <w:rPr>
          <w:rFonts w:ascii="Verdana" w:hAnsi="Verdana" w:cs="Calibri"/>
          <w:sz w:val="22"/>
          <w:szCs w:val="22"/>
          <w:lang w:eastAsia="zh-CN"/>
        </w:rPr>
        <w:t>Visakhapatnam/</w:t>
      </w:r>
      <w:r w:rsidR="004B21FE">
        <w:rPr>
          <w:rFonts w:ascii="Verdana" w:hAnsi="Verdana" w:cs="Calibri"/>
          <w:sz w:val="22"/>
          <w:szCs w:val="22"/>
          <w:lang w:eastAsia="zh-CN"/>
        </w:rPr>
        <w:t xml:space="preserve"> </w:t>
      </w:r>
      <w:r w:rsidRPr="008C5C34">
        <w:rPr>
          <w:rFonts w:ascii="Verdana" w:hAnsi="Verdana" w:cs="Calibri"/>
          <w:sz w:val="22"/>
          <w:szCs w:val="22"/>
          <w:lang w:eastAsia="zh-CN"/>
        </w:rPr>
        <w:t>Jaigarh/Goa</w:t>
      </w:r>
      <w:r w:rsidR="004B21FE">
        <w:rPr>
          <w:rFonts w:ascii="Verdana" w:hAnsi="Verdana" w:cs="Calibri"/>
          <w:sz w:val="22"/>
          <w:szCs w:val="22"/>
          <w:lang w:eastAsia="zh-CN"/>
        </w:rPr>
        <w:t>/ Porbandar</w:t>
      </w:r>
      <w:r w:rsidRPr="008C5C34">
        <w:rPr>
          <w:rFonts w:ascii="Verdana" w:hAnsi="Verdana" w:cs="Calibri"/>
          <w:sz w:val="22"/>
          <w:szCs w:val="22"/>
          <w:lang w:eastAsia="zh-CN"/>
        </w:rPr>
        <w:t xml:space="preserve"> seaport,</w:t>
      </w:r>
      <w:r w:rsidR="004B21FE">
        <w:rPr>
          <w:rFonts w:ascii="Verdana" w:hAnsi="Verdana" w:cs="Calibri"/>
          <w:sz w:val="22"/>
          <w:szCs w:val="22"/>
          <w:lang w:eastAsia="zh-CN"/>
        </w:rPr>
        <w:t xml:space="preserve"> </w:t>
      </w:r>
      <w:r w:rsidRPr="008C5C34">
        <w:rPr>
          <w:rFonts w:ascii="Verdana" w:hAnsi="Verdana" w:cs="Calibri"/>
          <w:sz w:val="22"/>
          <w:szCs w:val="22"/>
          <w:lang w:eastAsia="zh-CN"/>
        </w:rPr>
        <w:t xml:space="preserve">Eastern </w:t>
      </w:r>
      <w:proofErr w:type="spellStart"/>
      <w:r w:rsidRPr="008C5C34">
        <w:rPr>
          <w:rFonts w:ascii="Verdana" w:hAnsi="Verdana" w:cs="Calibri"/>
          <w:sz w:val="22"/>
          <w:szCs w:val="22"/>
          <w:lang w:eastAsia="zh-CN"/>
        </w:rPr>
        <w:t>india</w:t>
      </w:r>
      <w:proofErr w:type="spellEnd"/>
      <w:r w:rsidRPr="008C5C34">
        <w:rPr>
          <w:rFonts w:ascii="Verdana" w:hAnsi="Verdana" w:cs="Calibri"/>
          <w:sz w:val="22"/>
          <w:szCs w:val="22"/>
          <w:lang w:val="en-GB"/>
        </w:rPr>
        <w:t xml:space="preserve">, conforming </w:t>
      </w:r>
      <w:r w:rsidRPr="008C5C34">
        <w:rPr>
          <w:rFonts w:ascii="Verdana" w:hAnsi="Verdana" w:cs="Calibri"/>
          <w:sz w:val="22"/>
          <w:szCs w:val="22"/>
          <w:lang w:val="en-GB" w:eastAsia="zh-CN"/>
        </w:rPr>
        <w:t>to</w:t>
      </w:r>
      <w:r w:rsidRPr="008C5C34">
        <w:rPr>
          <w:rFonts w:ascii="Verdana" w:hAnsi="Verdana" w:cs="Calibri"/>
          <w:sz w:val="22"/>
          <w:szCs w:val="22"/>
          <w:lang w:val="en-GB"/>
        </w:rPr>
        <w:t xml:space="preserve"> the specification set out in Article 4.</w:t>
      </w:r>
    </w:p>
    <w:p w14:paraId="3AA928ED" w14:textId="77777777" w:rsidR="00786B06" w:rsidRPr="008C5C34" w:rsidRDefault="00E42445" w:rsidP="004B21FE">
      <w:pPr>
        <w:pStyle w:val="ListParagraph1"/>
        <w:spacing w:before="120" w:line="240" w:lineRule="auto"/>
        <w:ind w:left="420" w:firstLineChars="9" w:firstLine="20"/>
        <w:textAlignment w:val="baseline"/>
        <w:rPr>
          <w:rFonts w:ascii="Verdana" w:hAnsi="Verdana" w:cs="Calibri"/>
          <w:sz w:val="22"/>
          <w:szCs w:val="22"/>
          <w:lang w:val="en-GB"/>
        </w:rPr>
      </w:pPr>
      <w:r w:rsidRPr="008C5C34">
        <w:rPr>
          <w:rFonts w:ascii="Verdana" w:hAnsi="Verdana" w:cs="Calibri"/>
          <w:sz w:val="22"/>
          <w:szCs w:val="22"/>
          <w:lang w:val="en-GB"/>
        </w:rPr>
        <w:t>“</w:t>
      </w:r>
      <w:r w:rsidRPr="008C5C34">
        <w:rPr>
          <w:rFonts w:ascii="Verdana" w:hAnsi="Verdana" w:cs="Calibri"/>
          <w:b/>
          <w:sz w:val="22"/>
          <w:szCs w:val="22"/>
          <w:lang w:val="en-GB"/>
        </w:rPr>
        <w:t>Shipment</w:t>
      </w:r>
      <w:r w:rsidR="004B21FE">
        <w:rPr>
          <w:rFonts w:ascii="Verdana" w:hAnsi="Verdana" w:cs="Calibri"/>
          <w:sz w:val="22"/>
          <w:szCs w:val="22"/>
          <w:lang w:val="en-GB"/>
        </w:rPr>
        <w:t xml:space="preserve">” </w:t>
      </w:r>
      <w:r w:rsidRPr="008C5C34">
        <w:rPr>
          <w:rFonts w:ascii="Verdana" w:hAnsi="Verdana" w:cs="Calibri"/>
          <w:sz w:val="22"/>
          <w:szCs w:val="22"/>
        </w:rPr>
        <w:t xml:space="preserve">means each shipment of Product to be delivered to </w:t>
      </w:r>
      <w:r w:rsidRPr="008C5C34">
        <w:rPr>
          <w:rFonts w:ascii="Verdana" w:hAnsi="Verdana" w:cs="Calibri"/>
          <w:sz w:val="22"/>
          <w:szCs w:val="22"/>
          <w:lang w:eastAsia="zh-CN"/>
        </w:rPr>
        <w:t xml:space="preserve">the </w:t>
      </w:r>
      <w:r w:rsidRPr="008C5C34">
        <w:rPr>
          <w:rFonts w:ascii="Verdana" w:hAnsi="Verdana" w:cs="Calibri"/>
          <w:sz w:val="22"/>
          <w:szCs w:val="22"/>
        </w:rPr>
        <w:t>Buyer in accordance with this contract</w:t>
      </w:r>
      <w:r w:rsidRPr="008C5C34">
        <w:rPr>
          <w:rFonts w:ascii="Verdana" w:hAnsi="Verdana" w:cs="Calibri"/>
          <w:sz w:val="22"/>
          <w:szCs w:val="22"/>
          <w:lang w:val="en-GB"/>
        </w:rPr>
        <w:t>.</w:t>
      </w:r>
    </w:p>
    <w:p w14:paraId="0693CC8A" w14:textId="77777777" w:rsidR="00786B06" w:rsidRPr="008C5C34" w:rsidRDefault="00E42445" w:rsidP="004B21FE">
      <w:pPr>
        <w:pStyle w:val="ListParagraph1"/>
        <w:spacing w:before="120" w:line="240" w:lineRule="auto"/>
        <w:ind w:left="0" w:firstLineChars="200" w:firstLine="440"/>
        <w:textAlignment w:val="baseline"/>
        <w:rPr>
          <w:rFonts w:ascii="Verdana" w:hAnsi="Verdana" w:cs="Calibri"/>
          <w:sz w:val="22"/>
          <w:szCs w:val="22"/>
          <w:lang w:val="en-GB" w:eastAsia="zh-CN"/>
        </w:rPr>
      </w:pPr>
      <w:r w:rsidRPr="008C5C34">
        <w:rPr>
          <w:rFonts w:ascii="Verdana" w:hAnsi="Verdana" w:cs="Calibri"/>
          <w:sz w:val="22"/>
          <w:szCs w:val="22"/>
          <w:lang w:val="en-GB"/>
        </w:rPr>
        <w:t>“</w:t>
      </w:r>
      <w:r w:rsidRPr="008C5C34">
        <w:rPr>
          <w:rFonts w:ascii="Verdana" w:hAnsi="Verdana" w:cs="Calibri"/>
          <w:b/>
          <w:sz w:val="22"/>
          <w:szCs w:val="22"/>
          <w:lang w:val="en-GB"/>
        </w:rPr>
        <w:t>WMT</w:t>
      </w:r>
      <w:r w:rsidRPr="008C5C34">
        <w:rPr>
          <w:rFonts w:ascii="Verdana" w:hAnsi="Verdana" w:cs="Calibri"/>
          <w:sz w:val="22"/>
          <w:szCs w:val="22"/>
          <w:lang w:val="en-GB"/>
        </w:rPr>
        <w:t>” means wet metric tons.</w:t>
      </w:r>
    </w:p>
    <w:p w14:paraId="6F1A85B3" w14:textId="77777777" w:rsidR="00786B06" w:rsidRPr="008C5C34" w:rsidRDefault="00786B06">
      <w:pPr>
        <w:pStyle w:val="ListParagraph1"/>
        <w:spacing w:before="120" w:line="240" w:lineRule="auto"/>
        <w:ind w:left="0" w:firstLineChars="200" w:firstLine="440"/>
        <w:textAlignment w:val="baseline"/>
        <w:rPr>
          <w:rFonts w:ascii="Verdana" w:hAnsi="Verdana" w:cs="Calibri"/>
          <w:sz w:val="22"/>
          <w:szCs w:val="22"/>
          <w:lang w:val="en-GB" w:eastAsia="zh-CN"/>
        </w:rPr>
      </w:pPr>
    </w:p>
    <w:p w14:paraId="697604B3" w14:textId="047AAE2C" w:rsidR="00786B06" w:rsidRPr="008C5C34" w:rsidRDefault="00E42445" w:rsidP="005A3B49">
      <w:pPr>
        <w:pStyle w:val="ListParagraph1"/>
        <w:numPr>
          <w:ilvl w:val="0"/>
          <w:numId w:val="1"/>
        </w:numPr>
        <w:tabs>
          <w:tab w:val="clear" w:pos="420"/>
          <w:tab w:val="left" w:pos="1440"/>
          <w:tab w:val="left" w:pos="2160"/>
          <w:tab w:val="left" w:pos="2880"/>
        </w:tabs>
        <w:snapToGrid w:val="0"/>
        <w:spacing w:before="120" w:line="240" w:lineRule="auto"/>
        <w:ind w:firstLineChars="200" w:firstLine="449"/>
        <w:jc w:val="both"/>
        <w:textAlignment w:val="baseline"/>
        <w:rPr>
          <w:rFonts w:ascii="Verdana" w:hAnsi="Verdana" w:cs="Calibri"/>
          <w:b/>
          <w:sz w:val="22"/>
          <w:szCs w:val="22"/>
          <w:u w:val="single" w:color="000000"/>
          <w:lang w:eastAsia="zh-CN"/>
        </w:rPr>
      </w:pPr>
      <w:r w:rsidRPr="008C5C34">
        <w:rPr>
          <w:rFonts w:ascii="Verdana" w:hAnsi="Verdana" w:cs="Calibri"/>
          <w:b/>
          <w:sz w:val="22"/>
          <w:szCs w:val="22"/>
          <w:u w:val="single" w:color="000000"/>
          <w:lang w:val="en-GB" w:eastAsia="zh-CN"/>
        </w:rPr>
        <w:t>、</w:t>
      </w:r>
      <w:r w:rsidRPr="008C5C34">
        <w:rPr>
          <w:rFonts w:ascii="Verdana" w:hAnsi="Verdana" w:cs="Calibri"/>
          <w:b/>
          <w:sz w:val="22"/>
          <w:szCs w:val="22"/>
          <w:u w:val="single" w:color="000000"/>
          <w:lang w:val="en-GB"/>
        </w:rPr>
        <w:t>TERM</w:t>
      </w:r>
      <w:r w:rsidR="007B728E">
        <w:rPr>
          <w:rFonts w:ascii="Verdana" w:hAnsi="Verdana" w:cs="Calibri"/>
          <w:b/>
          <w:sz w:val="22"/>
          <w:szCs w:val="22"/>
          <w:u w:val="single" w:color="000000"/>
          <w:lang w:val="en-GB"/>
        </w:rPr>
        <w:t>S</w:t>
      </w:r>
      <w:r w:rsidR="007B728E" w:rsidRPr="008C5C34">
        <w:rPr>
          <w:rFonts w:ascii="Verdana" w:hAnsi="Verdana" w:cs="Calibri"/>
          <w:b/>
          <w:sz w:val="22"/>
          <w:szCs w:val="22"/>
          <w:u w:val="single" w:color="000000"/>
          <w:lang w:eastAsia="zh-CN"/>
        </w:rPr>
        <w:t xml:space="preserve"> </w:t>
      </w:r>
    </w:p>
    <w:p w14:paraId="47664EB1" w14:textId="6939402F" w:rsidR="00786B06" w:rsidRPr="007B728E" w:rsidRDefault="00E42445" w:rsidP="007B728E">
      <w:pPr>
        <w:tabs>
          <w:tab w:val="left" w:pos="0"/>
          <w:tab w:val="left" w:pos="1440"/>
          <w:tab w:val="left" w:pos="2160"/>
          <w:tab w:val="left" w:pos="3120"/>
        </w:tabs>
        <w:spacing w:before="120" w:after="0" w:line="240" w:lineRule="auto"/>
        <w:ind w:left="420" w:firstLineChars="9" w:firstLine="20"/>
        <w:rPr>
          <w:rFonts w:ascii="Verdana" w:eastAsia="SimSun" w:hAnsi="Verdana" w:cs="Calibri"/>
          <w:sz w:val="22"/>
          <w:szCs w:val="22"/>
        </w:rPr>
      </w:pPr>
      <w:r w:rsidRPr="008C5C34">
        <w:rPr>
          <w:rFonts w:ascii="Verdana" w:eastAsia="SimSun" w:hAnsi="Verdana" w:cs="Calibri"/>
          <w:sz w:val="22"/>
          <w:szCs w:val="22"/>
        </w:rPr>
        <w:t>This contract shall take effect on the date of</w:t>
      </w:r>
      <w:r w:rsidRPr="008C5C34">
        <w:rPr>
          <w:rFonts w:ascii="Verdana" w:eastAsia="SimSun" w:hAnsi="Verdana"/>
          <w:sz w:val="22"/>
          <w:szCs w:val="22"/>
          <w:lang w:val="en-US" w:eastAsia="en-US" w:bidi="ar"/>
        </w:rPr>
        <w:t xml:space="preserve"> </w:t>
      </w:r>
      <w:r w:rsidRPr="008C5C34">
        <w:rPr>
          <w:rFonts w:ascii="Verdana" w:eastAsia="SimSun" w:hAnsi="Verdana"/>
          <w:color w:val="000000"/>
          <w:sz w:val="22"/>
          <w:szCs w:val="22"/>
          <w:lang w:val="en-US" w:eastAsia="zh-CN" w:bidi="ar"/>
        </w:rPr>
        <w:t>sign and stamp</w:t>
      </w:r>
      <w:r w:rsidRPr="008C5C34">
        <w:rPr>
          <w:rFonts w:ascii="Verdana" w:eastAsia="SimSun" w:hAnsi="Verdana" w:cs="Calibri"/>
          <w:sz w:val="22"/>
          <w:szCs w:val="22"/>
        </w:rPr>
        <w:t xml:space="preserve"> and shall run until the purchase and sale obligations hereunder have been satisfied, unless terminated earlier in </w:t>
      </w:r>
      <w:r w:rsidR="007B728E">
        <w:rPr>
          <w:rFonts w:ascii="Verdana" w:eastAsia="SimSun" w:hAnsi="Verdana" w:cs="Calibri"/>
          <w:sz w:val="22"/>
          <w:szCs w:val="22"/>
        </w:rPr>
        <w:t xml:space="preserve">writing and in </w:t>
      </w:r>
      <w:r w:rsidRPr="008C5C34">
        <w:rPr>
          <w:rFonts w:ascii="Verdana" w:eastAsia="SimSun" w:hAnsi="Verdana" w:cs="Calibri"/>
          <w:sz w:val="22"/>
          <w:szCs w:val="22"/>
        </w:rPr>
        <w:t xml:space="preserve">accordance with the terms of this contract. </w:t>
      </w:r>
    </w:p>
    <w:p w14:paraId="3AE5A8CE" w14:textId="77777777" w:rsidR="00786B06" w:rsidRPr="008C5C34" w:rsidRDefault="00786B06" w:rsidP="005A3B49">
      <w:pPr>
        <w:pStyle w:val="ListParagraph1"/>
        <w:tabs>
          <w:tab w:val="left" w:pos="1440"/>
          <w:tab w:val="left" w:pos="2160"/>
          <w:tab w:val="left" w:pos="2880"/>
        </w:tabs>
        <w:snapToGrid w:val="0"/>
        <w:spacing w:before="120" w:line="240" w:lineRule="auto"/>
        <w:ind w:left="0" w:firstLineChars="200" w:firstLine="449"/>
        <w:jc w:val="both"/>
        <w:textAlignment w:val="baseline"/>
        <w:rPr>
          <w:rFonts w:ascii="Verdana" w:hAnsi="Verdana" w:cs="Calibri"/>
          <w:b/>
          <w:sz w:val="22"/>
          <w:szCs w:val="22"/>
          <w:u w:val="single" w:color="000000"/>
          <w:lang w:val="en-GB" w:eastAsia="zh-CN"/>
        </w:rPr>
      </w:pPr>
    </w:p>
    <w:p w14:paraId="4A43E271" w14:textId="6BD6F7F4" w:rsidR="00E42445" w:rsidRDefault="00E42445" w:rsidP="3A03A92E">
      <w:pPr>
        <w:pStyle w:val="ListParagraph1"/>
        <w:numPr>
          <w:ilvl w:val="0"/>
          <w:numId w:val="1"/>
        </w:numPr>
        <w:tabs>
          <w:tab w:val="clear" w:pos="420"/>
          <w:tab w:val="left" w:pos="1440"/>
          <w:tab w:val="left" w:pos="2160"/>
          <w:tab w:val="left" w:pos="2880"/>
        </w:tabs>
        <w:spacing w:before="120" w:line="240" w:lineRule="auto"/>
        <w:ind w:firstLine="450"/>
        <w:jc w:val="both"/>
        <w:rPr>
          <w:rFonts w:ascii="Verdana" w:hAnsi="Verdana" w:cs="Calibri"/>
          <w:color w:val="000000" w:themeColor="text1"/>
          <w:sz w:val="22"/>
          <w:szCs w:val="22"/>
          <w:u w:val="single"/>
          <w:lang w:val="en-GB"/>
        </w:rPr>
      </w:pPr>
      <w:r w:rsidRPr="3A03A92E">
        <w:rPr>
          <w:rFonts w:ascii="Verdana" w:hAnsi="Verdana" w:cs="Calibri"/>
          <w:b/>
          <w:bCs/>
          <w:color w:val="000000" w:themeColor="text1"/>
          <w:sz w:val="22"/>
          <w:szCs w:val="22"/>
          <w:u w:val="single"/>
          <w:lang w:val="en-GB" w:eastAsia="zh-CN"/>
        </w:rPr>
        <w:t>、</w:t>
      </w:r>
      <w:r w:rsidRPr="3A03A92E">
        <w:rPr>
          <w:rFonts w:ascii="Verdana" w:hAnsi="Verdana" w:cs="Calibri"/>
          <w:b/>
          <w:bCs/>
          <w:color w:val="000000" w:themeColor="text1"/>
          <w:sz w:val="22"/>
          <w:szCs w:val="22"/>
          <w:u w:val="single"/>
          <w:lang w:val="en-GB"/>
        </w:rPr>
        <w:t>PRODUCT QUANTITY</w:t>
      </w:r>
      <w:r w:rsidRPr="3A03A92E">
        <w:rPr>
          <w:rFonts w:ascii="Verdana" w:hAnsi="Verdana" w:cs="Calibri"/>
          <w:b/>
          <w:bCs/>
          <w:color w:val="000000" w:themeColor="text1"/>
          <w:sz w:val="22"/>
          <w:szCs w:val="22"/>
          <w:u w:val="single"/>
          <w:lang w:val="en-GB" w:eastAsia="zh-CN"/>
        </w:rPr>
        <w:t>:</w:t>
      </w:r>
      <w:r w:rsidR="007B728E" w:rsidRPr="3A03A92E">
        <w:rPr>
          <w:rFonts w:ascii="Verdana" w:hAnsi="Verdana" w:cs="Calibri"/>
          <w:b/>
          <w:bCs/>
          <w:color w:val="000000" w:themeColor="text1"/>
          <w:sz w:val="22"/>
          <w:szCs w:val="22"/>
          <w:lang w:eastAsia="zh-CN"/>
        </w:rPr>
        <w:t xml:space="preserve"> </w:t>
      </w:r>
      <w:r w:rsidRPr="3A03A92E">
        <w:rPr>
          <w:rFonts w:ascii="Verdana" w:hAnsi="Verdana" w:cs="Calibri"/>
          <w:color w:val="000000" w:themeColor="text1"/>
          <w:sz w:val="22"/>
          <w:szCs w:val="22"/>
          <w:lang w:eastAsia="zh-CN"/>
        </w:rPr>
        <w:t>5</w:t>
      </w:r>
      <w:r w:rsidRPr="3A03A92E">
        <w:rPr>
          <w:rFonts w:ascii="Verdana" w:hAnsi="Verdana" w:cs="Calibri"/>
          <w:color w:val="000000" w:themeColor="text1"/>
          <w:sz w:val="22"/>
          <w:szCs w:val="22"/>
          <w:lang w:val="en-GB" w:eastAsia="zh-CN"/>
        </w:rPr>
        <w:t xml:space="preserve">0,000 </w:t>
      </w:r>
      <w:r w:rsidRPr="3A03A92E">
        <w:rPr>
          <w:rFonts w:ascii="Verdana" w:hAnsi="Verdana" w:cs="Calibri"/>
          <w:color w:val="000000" w:themeColor="text1"/>
          <w:sz w:val="22"/>
          <w:szCs w:val="22"/>
          <w:lang w:eastAsia="zh-CN"/>
        </w:rPr>
        <w:t>W</w:t>
      </w:r>
      <w:r w:rsidRPr="3A03A92E">
        <w:rPr>
          <w:rFonts w:ascii="Verdana" w:hAnsi="Verdana" w:cs="Calibri"/>
          <w:color w:val="000000" w:themeColor="text1"/>
          <w:sz w:val="22"/>
          <w:szCs w:val="22"/>
          <w:lang w:val="en-GB" w:eastAsia="zh-CN"/>
        </w:rPr>
        <w:t>MT(±10%)</w:t>
      </w:r>
      <w:r w:rsidR="02728123" w:rsidRPr="3A03A92E">
        <w:rPr>
          <w:rFonts w:ascii="Verdana" w:hAnsi="Verdana" w:cs="Calibri"/>
          <w:color w:val="000000" w:themeColor="text1"/>
          <w:sz w:val="22"/>
          <w:szCs w:val="22"/>
          <w:lang w:val="en-GB" w:eastAsia="zh-CN"/>
        </w:rPr>
        <w:t xml:space="preserve"> as trial shipment then </w:t>
      </w:r>
      <w:proofErr w:type="spellStart"/>
      <w:r w:rsidR="02728123" w:rsidRPr="3A03A92E">
        <w:rPr>
          <w:rFonts w:ascii="Verdana" w:hAnsi="Verdana" w:cs="Calibri"/>
          <w:color w:val="000000" w:themeColor="text1"/>
          <w:sz w:val="22"/>
          <w:szCs w:val="22"/>
          <w:lang w:val="en-GB" w:eastAsia="zh-CN"/>
        </w:rPr>
        <w:t>upto</w:t>
      </w:r>
      <w:proofErr w:type="spellEnd"/>
      <w:r w:rsidR="007B728E" w:rsidRPr="3A03A92E">
        <w:rPr>
          <w:rFonts w:ascii="Verdana" w:hAnsi="Verdana" w:cs="Calibri"/>
          <w:color w:val="000000" w:themeColor="text1"/>
          <w:sz w:val="22"/>
          <w:szCs w:val="22"/>
          <w:lang w:val="en-GB" w:eastAsia="zh-CN"/>
        </w:rPr>
        <w:t xml:space="preserve"> </w:t>
      </w:r>
      <w:r w:rsidR="086CA68F" w:rsidRPr="3A03A92E">
        <w:rPr>
          <w:rFonts w:ascii="Verdana" w:hAnsi="Verdana" w:cs="Calibri"/>
          <w:color w:val="000000" w:themeColor="text1"/>
          <w:sz w:val="22"/>
          <w:szCs w:val="22"/>
          <w:lang w:val="en-GB" w:eastAsia="zh-CN"/>
        </w:rPr>
        <w:t xml:space="preserve"> 2,00,000 tons per month</w:t>
      </w:r>
    </w:p>
    <w:p w14:paraId="178F829B" w14:textId="77777777" w:rsidR="00786B06" w:rsidRPr="008C5C34" w:rsidRDefault="00786B06" w:rsidP="005A3B49">
      <w:pPr>
        <w:pStyle w:val="ListParagraph1"/>
        <w:tabs>
          <w:tab w:val="left" w:pos="1440"/>
          <w:tab w:val="left" w:pos="2160"/>
          <w:tab w:val="left" w:pos="2880"/>
        </w:tabs>
        <w:snapToGrid w:val="0"/>
        <w:spacing w:before="120" w:line="240" w:lineRule="auto"/>
        <w:ind w:left="0" w:firstLineChars="200" w:firstLine="449"/>
        <w:jc w:val="both"/>
        <w:textAlignment w:val="baseline"/>
        <w:rPr>
          <w:rFonts w:ascii="Verdana" w:hAnsi="Verdana" w:cs="Calibri"/>
          <w:b/>
          <w:sz w:val="22"/>
          <w:szCs w:val="22"/>
          <w:u w:val="single" w:color="000000"/>
          <w:lang w:val="en-GB" w:eastAsia="zh-CN"/>
        </w:rPr>
      </w:pPr>
    </w:p>
    <w:p w14:paraId="77922635" w14:textId="54479240" w:rsidR="00786B06" w:rsidRPr="008C5C34" w:rsidRDefault="00E42445" w:rsidP="005A3B49">
      <w:pPr>
        <w:pStyle w:val="ListParagraph1"/>
        <w:numPr>
          <w:ilvl w:val="0"/>
          <w:numId w:val="1"/>
        </w:numPr>
        <w:tabs>
          <w:tab w:val="clear" w:pos="420"/>
          <w:tab w:val="left" w:pos="1440"/>
          <w:tab w:val="left" w:pos="2160"/>
          <w:tab w:val="left" w:pos="2880"/>
        </w:tabs>
        <w:snapToGrid w:val="0"/>
        <w:spacing w:before="120" w:line="240" w:lineRule="auto"/>
        <w:ind w:firstLineChars="200" w:firstLine="449"/>
        <w:jc w:val="both"/>
        <w:textAlignment w:val="baseline"/>
        <w:rPr>
          <w:rFonts w:ascii="Verdana" w:hAnsi="Verdana" w:cs="Calibri"/>
          <w:b/>
          <w:sz w:val="22"/>
          <w:szCs w:val="22"/>
          <w:u w:val="single" w:color="000000"/>
          <w:lang w:val="en-GB"/>
        </w:rPr>
      </w:pPr>
      <w:r w:rsidRPr="008C5C34">
        <w:rPr>
          <w:rFonts w:ascii="Verdana" w:hAnsi="Verdana" w:cs="Calibri"/>
          <w:b/>
          <w:sz w:val="22"/>
          <w:szCs w:val="22"/>
          <w:u w:val="single" w:color="000000"/>
          <w:lang w:val="en-GB" w:eastAsia="zh-CN"/>
        </w:rPr>
        <w:t>、</w:t>
      </w:r>
      <w:r w:rsidRPr="008C5C34">
        <w:rPr>
          <w:rFonts w:ascii="Verdana" w:hAnsi="Verdana" w:cs="Calibri"/>
          <w:b/>
          <w:sz w:val="22"/>
          <w:szCs w:val="22"/>
          <w:u w:val="single" w:color="000000"/>
          <w:lang w:val="en-GB"/>
        </w:rPr>
        <w:t>PRODUCT QUALITY</w:t>
      </w:r>
    </w:p>
    <w:p w14:paraId="3CD0BE68" w14:textId="77777777" w:rsidR="00786B06" w:rsidRPr="008C5C34" w:rsidRDefault="00786B06" w:rsidP="005A3B49">
      <w:pPr>
        <w:pStyle w:val="ListParagraph1"/>
        <w:tabs>
          <w:tab w:val="left" w:pos="1440"/>
          <w:tab w:val="left" w:pos="2160"/>
          <w:tab w:val="left" w:pos="2880"/>
        </w:tabs>
        <w:snapToGrid w:val="0"/>
        <w:spacing w:before="120" w:line="240" w:lineRule="auto"/>
        <w:ind w:left="0" w:firstLineChars="200" w:firstLine="449"/>
        <w:jc w:val="both"/>
        <w:textAlignment w:val="baseline"/>
        <w:rPr>
          <w:rFonts w:ascii="Verdana" w:hAnsi="Verdana" w:cs="Calibri"/>
          <w:b/>
          <w:sz w:val="22"/>
          <w:szCs w:val="22"/>
          <w:u w:val="single" w:color="000000"/>
          <w:lang w:val="en-GB"/>
        </w:rPr>
      </w:pPr>
    </w:p>
    <w:p w14:paraId="2F257F10" w14:textId="77777777" w:rsidR="00786B06" w:rsidRPr="008C5C34" w:rsidRDefault="00E42445" w:rsidP="00655FCC">
      <w:pPr>
        <w:pStyle w:val="ListParagraph1"/>
        <w:numPr>
          <w:ilvl w:val="2"/>
          <w:numId w:val="1"/>
        </w:numPr>
        <w:tabs>
          <w:tab w:val="left" w:pos="1440"/>
          <w:tab w:val="left" w:pos="2160"/>
          <w:tab w:val="left" w:pos="2880"/>
        </w:tabs>
        <w:snapToGrid w:val="0"/>
        <w:spacing w:before="120" w:line="240" w:lineRule="auto"/>
        <w:jc w:val="both"/>
        <w:textAlignment w:val="baseline"/>
        <w:rPr>
          <w:rFonts w:ascii="Verdana" w:hAnsi="Verdana" w:cs="Calibri"/>
          <w:sz w:val="22"/>
          <w:szCs w:val="22"/>
          <w:lang w:val="en-GB"/>
        </w:rPr>
      </w:pPr>
      <w:r w:rsidRPr="008C5C34">
        <w:rPr>
          <w:rFonts w:ascii="Verdana" w:hAnsi="Verdana" w:cs="Calibri"/>
          <w:sz w:val="22"/>
          <w:szCs w:val="22"/>
          <w:lang w:val="en-GB" w:eastAsia="zh-CN"/>
        </w:rPr>
        <w:t>、</w:t>
      </w:r>
      <w:r w:rsidRPr="008C5C34">
        <w:rPr>
          <w:rFonts w:ascii="Verdana" w:hAnsi="Verdana" w:cs="Calibri"/>
          <w:sz w:val="22"/>
          <w:szCs w:val="22"/>
          <w:lang w:val="en-GB"/>
        </w:rPr>
        <w:t>The quality of Product to be delivered shall conform with the following base specification:</w:t>
      </w:r>
    </w:p>
    <w:p w14:paraId="255D67F0" w14:textId="77777777" w:rsidR="00786B06" w:rsidRPr="008C5C34" w:rsidRDefault="00786B06">
      <w:pPr>
        <w:pStyle w:val="ListParagraph1"/>
        <w:tabs>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val="en-GB" w:eastAsia="zh-CN"/>
        </w:rPr>
      </w:pPr>
    </w:p>
    <w:tbl>
      <w:tblPr>
        <w:tblStyle w:val="TableGrid"/>
        <w:tblW w:w="5382" w:type="dxa"/>
        <w:tblInd w:w="732" w:type="dxa"/>
        <w:tblLayout w:type="fixed"/>
        <w:tblLook w:val="04A0" w:firstRow="1" w:lastRow="0" w:firstColumn="1" w:lastColumn="0" w:noHBand="0" w:noVBand="1"/>
      </w:tblPr>
      <w:tblGrid>
        <w:gridCol w:w="3115"/>
        <w:gridCol w:w="2267"/>
      </w:tblGrid>
      <w:tr w:rsidR="00655FCC" w:rsidRPr="008C5C34" w14:paraId="78D18B6A" w14:textId="77777777" w:rsidTr="00655FCC">
        <w:trPr>
          <w:trHeight w:val="267"/>
        </w:trPr>
        <w:tc>
          <w:tcPr>
            <w:tcW w:w="3115" w:type="dxa"/>
          </w:tcPr>
          <w:p w14:paraId="0B693942" w14:textId="58C292FD" w:rsidR="00786B06" w:rsidRPr="008C5C34" w:rsidRDefault="00E42445" w:rsidP="00655FCC">
            <w:pPr>
              <w:tabs>
                <w:tab w:val="left" w:pos="1440"/>
                <w:tab w:val="left" w:pos="2160"/>
                <w:tab w:val="left" w:pos="2880"/>
              </w:tabs>
              <w:snapToGrid w:val="0"/>
              <w:spacing w:before="120" w:line="240" w:lineRule="auto"/>
              <w:ind w:firstLineChars="200" w:firstLine="440"/>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rPr>
              <w:t>Total Al2O3</w:t>
            </w:r>
            <w:r w:rsidRPr="008C5C34">
              <w:rPr>
                <w:rFonts w:ascii="Verdana" w:eastAsia="SimSun" w:hAnsi="Verdana" w:cs="Calibri"/>
                <w:sz w:val="22"/>
                <w:szCs w:val="22"/>
                <w:lang w:val="en-US" w:eastAsia="zh-CN"/>
              </w:rPr>
              <w:t xml:space="preserve"> </w:t>
            </w:r>
          </w:p>
        </w:tc>
        <w:tc>
          <w:tcPr>
            <w:tcW w:w="2267" w:type="dxa"/>
          </w:tcPr>
          <w:p w14:paraId="5EC64F00" w14:textId="77777777" w:rsidR="00786B06" w:rsidRPr="008C5C34" w:rsidRDefault="00E42445" w:rsidP="00CF38E4">
            <w:pPr>
              <w:tabs>
                <w:tab w:val="left" w:pos="1440"/>
                <w:tab w:val="left" w:pos="2160"/>
                <w:tab w:val="left" w:pos="2880"/>
              </w:tabs>
              <w:snapToGrid w:val="0"/>
              <w:spacing w:before="120" w:line="240" w:lineRule="auto"/>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4</w:t>
            </w:r>
            <w:r w:rsidR="00CF38E4" w:rsidRPr="008C5C34">
              <w:rPr>
                <w:rFonts w:ascii="Verdana" w:eastAsia="SimSun" w:hAnsi="Verdana" w:cs="Calibri"/>
                <w:sz w:val="22"/>
                <w:szCs w:val="22"/>
                <w:lang w:val="en-US" w:eastAsia="zh-CN"/>
              </w:rPr>
              <w:t>5</w:t>
            </w:r>
            <w:r w:rsidRPr="008C5C34">
              <w:rPr>
                <w:rFonts w:ascii="Verdana" w:eastAsia="SimSun" w:hAnsi="Verdana" w:cs="Calibri"/>
                <w:sz w:val="22"/>
                <w:szCs w:val="22"/>
                <w:lang w:eastAsia="zh-CN"/>
              </w:rPr>
              <w:t>%</w:t>
            </w:r>
            <w:r w:rsidRPr="008C5C34">
              <w:rPr>
                <w:rFonts w:ascii="Verdana" w:eastAsia="SimSun" w:hAnsi="Verdana" w:cs="Calibri"/>
                <w:sz w:val="22"/>
                <w:szCs w:val="22"/>
                <w:lang w:eastAsia="zh-CN"/>
              </w:rPr>
              <w:t>（</w:t>
            </w:r>
            <w:r w:rsidRPr="008C5C34">
              <w:rPr>
                <w:rFonts w:ascii="Verdana" w:eastAsia="SimSun" w:hAnsi="Verdana" w:cs="Calibri"/>
                <w:sz w:val="22"/>
                <w:szCs w:val="22"/>
                <w:lang w:val="en-US" w:eastAsia="zh-CN"/>
              </w:rPr>
              <w:t>43% min</w:t>
            </w:r>
            <w:r w:rsidRPr="008C5C34">
              <w:rPr>
                <w:rFonts w:ascii="Verdana" w:eastAsia="SimSun" w:hAnsi="Verdana" w:cs="Calibri"/>
                <w:sz w:val="22"/>
                <w:szCs w:val="22"/>
                <w:lang w:eastAsia="zh-CN"/>
              </w:rPr>
              <w:t>）</w:t>
            </w:r>
          </w:p>
        </w:tc>
      </w:tr>
      <w:tr w:rsidR="00655FCC" w:rsidRPr="008C5C34" w14:paraId="52DADFD1" w14:textId="77777777" w:rsidTr="00655FCC">
        <w:trPr>
          <w:trHeight w:val="267"/>
        </w:trPr>
        <w:tc>
          <w:tcPr>
            <w:tcW w:w="3115" w:type="dxa"/>
          </w:tcPr>
          <w:p w14:paraId="19DE483D" w14:textId="3B8DE9C6" w:rsidR="00786B06" w:rsidRPr="008C5C34" w:rsidRDefault="00E42445" w:rsidP="00655FCC">
            <w:pPr>
              <w:tabs>
                <w:tab w:val="left" w:pos="1440"/>
                <w:tab w:val="left" w:pos="2160"/>
                <w:tab w:val="left" w:pos="2880"/>
              </w:tabs>
              <w:snapToGrid w:val="0"/>
              <w:spacing w:before="120" w:line="240" w:lineRule="auto"/>
              <w:ind w:firstLineChars="200" w:firstLine="440"/>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rPr>
              <w:t xml:space="preserve">TiO2 </w:t>
            </w:r>
          </w:p>
        </w:tc>
        <w:tc>
          <w:tcPr>
            <w:tcW w:w="2267" w:type="dxa"/>
          </w:tcPr>
          <w:p w14:paraId="7F8600D5" w14:textId="77777777" w:rsidR="00786B06" w:rsidRPr="008C5C34" w:rsidRDefault="00E42445">
            <w:pPr>
              <w:tabs>
                <w:tab w:val="left" w:pos="1440"/>
                <w:tab w:val="left" w:pos="2160"/>
                <w:tab w:val="left" w:pos="2880"/>
              </w:tabs>
              <w:snapToGrid w:val="0"/>
              <w:spacing w:before="120" w:line="240" w:lineRule="auto"/>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4% max</w:t>
            </w:r>
          </w:p>
        </w:tc>
      </w:tr>
      <w:tr w:rsidR="00655FCC" w:rsidRPr="008C5C34" w14:paraId="7B0EE174" w14:textId="77777777" w:rsidTr="00655FCC">
        <w:trPr>
          <w:trHeight w:val="267"/>
        </w:trPr>
        <w:tc>
          <w:tcPr>
            <w:tcW w:w="3115" w:type="dxa"/>
          </w:tcPr>
          <w:p w14:paraId="31C93942" w14:textId="2F6D6C30" w:rsidR="00786B06" w:rsidRPr="008C5C34" w:rsidRDefault="00E42445" w:rsidP="00655FCC">
            <w:pPr>
              <w:tabs>
                <w:tab w:val="left" w:pos="1440"/>
                <w:tab w:val="left" w:pos="2160"/>
                <w:tab w:val="left" w:pos="2880"/>
              </w:tabs>
              <w:snapToGrid w:val="0"/>
              <w:spacing w:before="120" w:line="240" w:lineRule="auto"/>
              <w:ind w:firstLineChars="200" w:firstLine="440"/>
              <w:jc w:val="both"/>
              <w:textAlignment w:val="baseline"/>
              <w:rPr>
                <w:rFonts w:ascii="Verdana" w:eastAsia="SimSun" w:hAnsi="Verdana" w:cs="Calibri"/>
                <w:sz w:val="22"/>
                <w:szCs w:val="22"/>
                <w:lang w:val="en-US"/>
              </w:rPr>
            </w:pPr>
            <w:r w:rsidRPr="008C5C34">
              <w:rPr>
                <w:rFonts w:ascii="Verdana" w:eastAsia="SimSun" w:hAnsi="Verdana" w:cs="Calibri"/>
                <w:sz w:val="22"/>
                <w:szCs w:val="22"/>
                <w:lang w:eastAsia="zh-CN"/>
              </w:rPr>
              <w:t>Total SiO2</w:t>
            </w:r>
          </w:p>
        </w:tc>
        <w:tc>
          <w:tcPr>
            <w:tcW w:w="2267" w:type="dxa"/>
          </w:tcPr>
          <w:p w14:paraId="0FA654C6" w14:textId="77777777" w:rsidR="00786B06" w:rsidRPr="008C5C34" w:rsidRDefault="00CF38E4">
            <w:pPr>
              <w:tabs>
                <w:tab w:val="left" w:pos="1440"/>
                <w:tab w:val="left" w:pos="2160"/>
                <w:tab w:val="left" w:pos="2880"/>
              </w:tabs>
              <w:snapToGrid w:val="0"/>
              <w:spacing w:before="120" w:line="240" w:lineRule="auto"/>
              <w:jc w:val="both"/>
              <w:textAlignment w:val="baseline"/>
              <w:rPr>
                <w:rFonts w:ascii="Verdana" w:eastAsia="SimSun" w:hAnsi="Verdana" w:cs="Calibri"/>
                <w:sz w:val="22"/>
                <w:szCs w:val="22"/>
                <w:lang w:eastAsia="zh-CN"/>
              </w:rPr>
            </w:pPr>
            <w:r w:rsidRPr="008C5C34">
              <w:rPr>
                <w:rFonts w:ascii="Verdana" w:eastAsia="SimSun" w:hAnsi="Verdana" w:cs="Calibri"/>
                <w:sz w:val="22"/>
                <w:szCs w:val="22"/>
                <w:lang w:eastAsia="zh-CN"/>
              </w:rPr>
              <w:t>5</w:t>
            </w:r>
            <w:r w:rsidR="00E42445" w:rsidRPr="008C5C34">
              <w:rPr>
                <w:rFonts w:ascii="Verdana" w:eastAsia="SimSun" w:hAnsi="Verdana" w:cs="Calibri"/>
                <w:sz w:val="22"/>
                <w:szCs w:val="22"/>
                <w:lang w:eastAsia="zh-CN"/>
              </w:rPr>
              <w:t>%</w:t>
            </w:r>
            <w:r w:rsidR="00E42445" w:rsidRPr="008C5C34">
              <w:rPr>
                <w:rFonts w:ascii="Verdana" w:eastAsia="SimSun" w:hAnsi="Verdana" w:cs="Calibri"/>
                <w:sz w:val="22"/>
                <w:szCs w:val="22"/>
                <w:lang w:eastAsia="zh-CN"/>
              </w:rPr>
              <w:t>（</w:t>
            </w:r>
            <w:r w:rsidR="00E42445" w:rsidRPr="008C5C34">
              <w:rPr>
                <w:rFonts w:ascii="Verdana" w:eastAsia="SimSun" w:hAnsi="Verdana" w:cs="Calibri"/>
                <w:sz w:val="22"/>
                <w:szCs w:val="22"/>
                <w:lang w:val="en-US" w:eastAsia="zh-CN"/>
              </w:rPr>
              <w:t>5% max</w:t>
            </w:r>
            <w:r w:rsidR="00E42445" w:rsidRPr="008C5C34">
              <w:rPr>
                <w:rFonts w:ascii="Verdana" w:eastAsia="SimSun" w:hAnsi="Verdana" w:cs="Calibri"/>
                <w:sz w:val="22"/>
                <w:szCs w:val="22"/>
                <w:lang w:eastAsia="zh-CN"/>
              </w:rPr>
              <w:t>）</w:t>
            </w:r>
          </w:p>
        </w:tc>
      </w:tr>
      <w:tr w:rsidR="00655FCC" w:rsidRPr="008C5C34" w14:paraId="5818C75C" w14:textId="77777777" w:rsidTr="00655FCC">
        <w:trPr>
          <w:trHeight w:val="267"/>
        </w:trPr>
        <w:tc>
          <w:tcPr>
            <w:tcW w:w="3115" w:type="dxa"/>
          </w:tcPr>
          <w:p w14:paraId="04EC21D2" w14:textId="13DC2C75" w:rsidR="00786B06" w:rsidRPr="008C5C34" w:rsidRDefault="00E42445" w:rsidP="00655FCC">
            <w:pPr>
              <w:tabs>
                <w:tab w:val="left" w:pos="1440"/>
                <w:tab w:val="left" w:pos="2160"/>
                <w:tab w:val="left" w:pos="2880"/>
              </w:tabs>
              <w:snapToGrid w:val="0"/>
              <w:spacing w:before="120" w:line="240" w:lineRule="auto"/>
              <w:ind w:firstLineChars="200" w:firstLine="440"/>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lang w:eastAsia="zh-CN"/>
              </w:rPr>
              <w:lastRenderedPageBreak/>
              <w:t>Ca0</w:t>
            </w:r>
            <w:r w:rsidRPr="008C5C34">
              <w:rPr>
                <w:rFonts w:ascii="Verdana" w:eastAsia="SimSun" w:hAnsi="Verdana" w:cs="Calibri"/>
                <w:sz w:val="22"/>
                <w:szCs w:val="22"/>
                <w:lang w:val="en-US" w:eastAsia="zh-CN"/>
              </w:rPr>
              <w:t xml:space="preserve"> </w:t>
            </w:r>
          </w:p>
        </w:tc>
        <w:tc>
          <w:tcPr>
            <w:tcW w:w="2267" w:type="dxa"/>
          </w:tcPr>
          <w:p w14:paraId="71DA205F" w14:textId="77777777" w:rsidR="00786B06" w:rsidRPr="008C5C34" w:rsidRDefault="00E42445">
            <w:pPr>
              <w:tabs>
                <w:tab w:val="left" w:pos="1440"/>
                <w:tab w:val="left" w:pos="2160"/>
                <w:tab w:val="left" w:pos="2880"/>
              </w:tabs>
              <w:snapToGrid w:val="0"/>
              <w:spacing w:before="120" w:line="240" w:lineRule="auto"/>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1</w:t>
            </w:r>
            <w:r w:rsidR="00CF38E4" w:rsidRPr="008C5C34">
              <w:rPr>
                <w:rFonts w:ascii="Verdana" w:eastAsia="SimSun" w:hAnsi="Verdana" w:cs="Calibri"/>
                <w:sz w:val="22"/>
                <w:szCs w:val="22"/>
                <w:lang w:val="en-US" w:eastAsia="zh-CN"/>
              </w:rPr>
              <w:t>.5</w:t>
            </w:r>
            <w:r w:rsidRPr="008C5C34">
              <w:rPr>
                <w:rFonts w:ascii="Verdana" w:eastAsia="SimSun" w:hAnsi="Verdana" w:cs="Calibri"/>
                <w:sz w:val="22"/>
                <w:szCs w:val="22"/>
                <w:lang w:val="en-US" w:eastAsia="zh-CN"/>
              </w:rPr>
              <w:t>% max</w:t>
            </w:r>
          </w:p>
        </w:tc>
      </w:tr>
      <w:tr w:rsidR="00655FCC" w:rsidRPr="008C5C34" w14:paraId="2A850D2B" w14:textId="77777777" w:rsidTr="00655FCC">
        <w:trPr>
          <w:trHeight w:val="267"/>
        </w:trPr>
        <w:tc>
          <w:tcPr>
            <w:tcW w:w="3115" w:type="dxa"/>
          </w:tcPr>
          <w:p w14:paraId="49A4EF29" w14:textId="00A22EC5" w:rsidR="00786B06" w:rsidRPr="008C5C34" w:rsidRDefault="00E42445" w:rsidP="00655FCC">
            <w:pPr>
              <w:tabs>
                <w:tab w:val="left" w:pos="1440"/>
                <w:tab w:val="left" w:pos="2160"/>
                <w:tab w:val="left" w:pos="2880"/>
              </w:tabs>
              <w:snapToGrid w:val="0"/>
              <w:spacing w:before="120" w:line="240" w:lineRule="auto"/>
              <w:ind w:firstLineChars="200" w:firstLine="440"/>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lang w:eastAsia="zh-CN"/>
              </w:rPr>
              <w:t>C</w:t>
            </w:r>
            <w:r w:rsidRPr="008C5C34">
              <w:rPr>
                <w:rFonts w:ascii="Verdana" w:eastAsia="SimSun" w:hAnsi="Verdana" w:cs="Calibri"/>
                <w:sz w:val="22"/>
                <w:szCs w:val="22"/>
                <w:lang w:val="en-US" w:eastAsia="zh-CN"/>
              </w:rPr>
              <w:t xml:space="preserve"> </w:t>
            </w:r>
          </w:p>
        </w:tc>
        <w:tc>
          <w:tcPr>
            <w:tcW w:w="2267" w:type="dxa"/>
          </w:tcPr>
          <w:p w14:paraId="5777D075" w14:textId="77777777" w:rsidR="00786B06" w:rsidRPr="008C5C34" w:rsidRDefault="00E42445">
            <w:pPr>
              <w:tabs>
                <w:tab w:val="left" w:pos="1440"/>
                <w:tab w:val="left" w:pos="2160"/>
                <w:tab w:val="left" w:pos="2880"/>
              </w:tabs>
              <w:snapToGrid w:val="0"/>
              <w:spacing w:before="120" w:line="240" w:lineRule="auto"/>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0.5% max</w:t>
            </w:r>
          </w:p>
        </w:tc>
      </w:tr>
      <w:tr w:rsidR="00655FCC" w:rsidRPr="008C5C34" w14:paraId="035ADFEA" w14:textId="77777777" w:rsidTr="00655FCC">
        <w:trPr>
          <w:trHeight w:val="267"/>
        </w:trPr>
        <w:tc>
          <w:tcPr>
            <w:tcW w:w="3115" w:type="dxa"/>
          </w:tcPr>
          <w:p w14:paraId="4D56FD57" w14:textId="68E8D9C3" w:rsidR="00786B06" w:rsidRPr="008C5C34" w:rsidRDefault="00E42445" w:rsidP="00655FCC">
            <w:pPr>
              <w:tabs>
                <w:tab w:val="left" w:pos="1440"/>
                <w:tab w:val="left" w:pos="2160"/>
                <w:tab w:val="left" w:pos="2880"/>
              </w:tabs>
              <w:snapToGrid w:val="0"/>
              <w:spacing w:before="120" w:line="240" w:lineRule="auto"/>
              <w:ind w:firstLineChars="200" w:firstLine="440"/>
              <w:jc w:val="both"/>
              <w:textAlignment w:val="baseline"/>
              <w:rPr>
                <w:rFonts w:ascii="Verdana" w:eastAsia="SimSun" w:hAnsi="Verdana" w:cs="Calibri"/>
                <w:sz w:val="22"/>
                <w:szCs w:val="22"/>
                <w:lang w:val="en-US"/>
              </w:rPr>
            </w:pPr>
            <w:r w:rsidRPr="008C5C34">
              <w:rPr>
                <w:rFonts w:ascii="Verdana" w:eastAsia="SimSun" w:hAnsi="Verdana" w:cs="Calibri"/>
                <w:sz w:val="22"/>
                <w:szCs w:val="22"/>
                <w:lang w:eastAsia="zh-CN"/>
              </w:rPr>
              <w:t>Free Moisture</w:t>
            </w:r>
            <w:r w:rsidRPr="008C5C34">
              <w:rPr>
                <w:rFonts w:ascii="Verdana" w:eastAsia="SimSun" w:hAnsi="Verdana" w:cs="Calibri"/>
                <w:sz w:val="22"/>
                <w:szCs w:val="22"/>
                <w:lang w:val="en-US" w:eastAsia="zh-CN"/>
              </w:rPr>
              <w:t xml:space="preserve"> </w:t>
            </w:r>
          </w:p>
        </w:tc>
        <w:tc>
          <w:tcPr>
            <w:tcW w:w="2267" w:type="dxa"/>
          </w:tcPr>
          <w:p w14:paraId="1D41E0D4" w14:textId="68056179" w:rsidR="00786B06" w:rsidRPr="008C5C34" w:rsidRDefault="00E42445">
            <w:pPr>
              <w:tabs>
                <w:tab w:val="left" w:pos="1440"/>
                <w:tab w:val="left" w:pos="2160"/>
                <w:tab w:val="left" w:pos="2880"/>
              </w:tabs>
              <w:snapToGrid w:val="0"/>
              <w:spacing w:before="120" w:line="240" w:lineRule="auto"/>
              <w:jc w:val="both"/>
              <w:textAlignment w:val="baseline"/>
              <w:rPr>
                <w:rFonts w:ascii="Verdana" w:eastAsia="SimSun" w:hAnsi="Verdana" w:cs="Calibri"/>
                <w:sz w:val="22"/>
                <w:szCs w:val="22"/>
                <w:lang w:eastAsia="zh-CN"/>
              </w:rPr>
            </w:pPr>
            <w:r w:rsidRPr="008C5C34">
              <w:rPr>
                <w:rFonts w:ascii="Verdana" w:eastAsia="SimSun" w:hAnsi="Verdana" w:cs="Calibri"/>
                <w:sz w:val="22"/>
                <w:szCs w:val="22"/>
                <w:lang w:eastAsia="zh-CN"/>
              </w:rPr>
              <w:t>1</w:t>
            </w:r>
            <w:r w:rsidRPr="008C5C34">
              <w:rPr>
                <w:rFonts w:ascii="Verdana" w:eastAsia="SimSun" w:hAnsi="Verdana" w:cs="Calibri"/>
                <w:sz w:val="22"/>
                <w:szCs w:val="22"/>
                <w:lang w:val="en-US" w:eastAsia="zh-CN"/>
              </w:rPr>
              <w:t>0</w:t>
            </w:r>
            <w:r w:rsidRPr="008C5C34">
              <w:rPr>
                <w:rFonts w:ascii="Verdana" w:eastAsia="SimSun" w:hAnsi="Verdana" w:cs="Calibri"/>
                <w:sz w:val="22"/>
                <w:szCs w:val="22"/>
                <w:lang w:eastAsia="zh-CN"/>
              </w:rPr>
              <w:t>%</w:t>
            </w:r>
            <w:r w:rsidRPr="008C5C34">
              <w:rPr>
                <w:rFonts w:ascii="Verdana" w:eastAsia="SimSun" w:hAnsi="Verdana" w:cs="Calibri"/>
                <w:sz w:val="22"/>
                <w:szCs w:val="22"/>
                <w:lang w:eastAsia="zh-CN"/>
              </w:rPr>
              <w:t>（</w:t>
            </w:r>
            <w:r w:rsidRPr="008C5C34">
              <w:rPr>
                <w:rFonts w:ascii="Verdana" w:eastAsia="SimSun" w:hAnsi="Verdana" w:cs="Calibri"/>
                <w:sz w:val="22"/>
                <w:szCs w:val="22"/>
                <w:lang w:val="en-US" w:eastAsia="zh-CN"/>
              </w:rPr>
              <w:t>12% max</w:t>
            </w:r>
            <w:r w:rsidR="00000000">
              <w:rPr>
                <w:rFonts w:ascii="Verdana" w:eastAsia="SimSun" w:hAnsi="Verdana" w:cs="Calibri"/>
                <w:sz w:val="22"/>
                <w:szCs w:val="22"/>
                <w:lang w:eastAsia="zh-CN"/>
              </w:rPr>
              <w:t>)</w:t>
            </w:r>
          </w:p>
        </w:tc>
      </w:tr>
      <w:tr w:rsidR="00655FCC" w:rsidRPr="008C5C34" w14:paraId="7E72EA22" w14:textId="77777777" w:rsidTr="00F52D28">
        <w:trPr>
          <w:trHeight w:val="90"/>
        </w:trPr>
        <w:tc>
          <w:tcPr>
            <w:tcW w:w="3115" w:type="dxa"/>
          </w:tcPr>
          <w:p w14:paraId="504CBEA4" w14:textId="47F6EF66" w:rsidR="00786B06" w:rsidRPr="008C5C34" w:rsidRDefault="00E42445" w:rsidP="00655FCC">
            <w:pPr>
              <w:tabs>
                <w:tab w:val="left" w:pos="1440"/>
                <w:tab w:val="left" w:pos="2160"/>
                <w:tab w:val="left" w:pos="2880"/>
              </w:tabs>
              <w:snapToGrid w:val="0"/>
              <w:spacing w:before="120" w:line="240" w:lineRule="auto"/>
              <w:ind w:firstLineChars="200" w:firstLine="440"/>
              <w:jc w:val="both"/>
              <w:textAlignment w:val="baseline"/>
              <w:rPr>
                <w:rFonts w:ascii="Verdana" w:eastAsia="SimSun" w:hAnsi="Verdana"/>
                <w:sz w:val="22"/>
                <w:szCs w:val="22"/>
                <w:lang w:eastAsia="zh-CN"/>
              </w:rPr>
            </w:pPr>
            <w:r w:rsidRPr="008C5C34">
              <w:rPr>
                <w:rFonts w:ascii="Verdana" w:eastAsia="SimSun" w:hAnsi="Verdana" w:cs="Calibri"/>
                <w:sz w:val="22"/>
                <w:szCs w:val="22"/>
              </w:rPr>
              <w:t>Particle size</w:t>
            </w:r>
            <w:r w:rsidRPr="008C5C34">
              <w:rPr>
                <w:rFonts w:ascii="Verdana" w:eastAsia="SimSun" w:hAnsi="Verdana" w:cs="Calibri"/>
                <w:sz w:val="22"/>
                <w:szCs w:val="22"/>
                <w:lang w:val="en-US" w:eastAsia="zh-CN"/>
              </w:rPr>
              <w:t xml:space="preserve"> </w:t>
            </w:r>
            <w:r w:rsidRPr="008C5C34">
              <w:rPr>
                <w:rFonts w:ascii="Verdana" w:eastAsia="SimSun" w:hAnsi="Verdana"/>
                <w:sz w:val="22"/>
                <w:szCs w:val="22"/>
                <w:lang w:eastAsia="zh-CN"/>
              </w:rPr>
              <w:t>0-</w:t>
            </w:r>
            <w:r w:rsidR="00CF38E4" w:rsidRPr="008C5C34">
              <w:rPr>
                <w:rFonts w:ascii="Verdana" w:eastAsia="SimSun" w:hAnsi="Verdana"/>
                <w:sz w:val="22"/>
                <w:szCs w:val="22"/>
                <w:lang w:eastAsia="zh-CN"/>
              </w:rPr>
              <w:t>2</w:t>
            </w:r>
            <w:r w:rsidRPr="008C5C34">
              <w:rPr>
                <w:rFonts w:ascii="Verdana" w:eastAsia="SimSun" w:hAnsi="Verdana"/>
                <w:sz w:val="22"/>
                <w:szCs w:val="22"/>
                <w:lang w:eastAsia="zh-CN"/>
              </w:rPr>
              <w:t>00mm</w:t>
            </w:r>
          </w:p>
        </w:tc>
        <w:tc>
          <w:tcPr>
            <w:tcW w:w="2267" w:type="dxa"/>
          </w:tcPr>
          <w:p w14:paraId="2B3A80FB" w14:textId="77777777" w:rsidR="00786B06" w:rsidRPr="008C5C34" w:rsidRDefault="00E42445">
            <w:pPr>
              <w:tabs>
                <w:tab w:val="left" w:pos="1440"/>
                <w:tab w:val="left" w:pos="2160"/>
                <w:tab w:val="left" w:pos="2880"/>
              </w:tabs>
              <w:snapToGrid w:val="0"/>
              <w:spacing w:before="120" w:line="240" w:lineRule="auto"/>
              <w:ind w:firstLineChars="200" w:firstLine="440"/>
              <w:jc w:val="both"/>
              <w:textAlignment w:val="baseline"/>
              <w:rPr>
                <w:rFonts w:ascii="Verdana" w:eastAsia="SimSun" w:hAnsi="Verdana" w:cs="Calibri"/>
                <w:sz w:val="22"/>
                <w:szCs w:val="22"/>
                <w:lang w:eastAsia="zh-CN"/>
              </w:rPr>
            </w:pPr>
            <w:r w:rsidRPr="008C5C34">
              <w:rPr>
                <w:rFonts w:ascii="Verdana" w:eastAsia="SimSun" w:hAnsi="Verdana" w:cs="Calibri"/>
                <w:sz w:val="22"/>
                <w:szCs w:val="22"/>
                <w:lang w:val="en-US" w:eastAsia="zh-CN"/>
              </w:rPr>
              <w:t>＞</w:t>
            </w:r>
            <w:r w:rsidRPr="008C5C34">
              <w:rPr>
                <w:rFonts w:ascii="Verdana" w:eastAsia="SimSun" w:hAnsi="Verdana" w:cs="Calibri"/>
                <w:sz w:val="22"/>
                <w:szCs w:val="22"/>
                <w:lang w:eastAsia="zh-CN"/>
              </w:rPr>
              <w:t>9</w:t>
            </w:r>
            <w:r w:rsidRPr="008C5C34">
              <w:rPr>
                <w:rFonts w:ascii="Verdana" w:eastAsia="SimSun" w:hAnsi="Verdana" w:cs="Calibri"/>
                <w:sz w:val="22"/>
                <w:szCs w:val="22"/>
                <w:lang w:val="en-US" w:eastAsia="zh-CN"/>
              </w:rPr>
              <w:t>5</w:t>
            </w:r>
            <w:r w:rsidRPr="008C5C34">
              <w:rPr>
                <w:rFonts w:ascii="Verdana" w:eastAsia="SimSun" w:hAnsi="Verdana" w:cs="Calibri"/>
                <w:sz w:val="22"/>
                <w:szCs w:val="22"/>
                <w:lang w:eastAsia="zh-CN"/>
              </w:rPr>
              <w:t>%</w:t>
            </w:r>
          </w:p>
        </w:tc>
      </w:tr>
    </w:tbl>
    <w:p w14:paraId="198D0919" w14:textId="77777777" w:rsidR="00786B06" w:rsidRPr="008C5C34" w:rsidRDefault="00786B06">
      <w:pPr>
        <w:pStyle w:val="ListParagraph1"/>
        <w:tabs>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val="en-GB" w:eastAsia="zh-CN"/>
        </w:rPr>
      </w:pPr>
    </w:p>
    <w:p w14:paraId="52A2C98A" w14:textId="6004D00D" w:rsidR="00786B06" w:rsidRDefault="00E42445" w:rsidP="00655FCC">
      <w:pPr>
        <w:pStyle w:val="ListParagraph1"/>
        <w:numPr>
          <w:ilvl w:val="2"/>
          <w:numId w:val="1"/>
        </w:numPr>
        <w:tabs>
          <w:tab w:val="left" w:pos="1440"/>
          <w:tab w:val="left" w:pos="2160"/>
          <w:tab w:val="left" w:pos="2880"/>
        </w:tabs>
        <w:snapToGrid w:val="0"/>
        <w:spacing w:before="120" w:after="0" w:line="240" w:lineRule="auto"/>
        <w:jc w:val="both"/>
        <w:textAlignment w:val="baseline"/>
        <w:rPr>
          <w:rFonts w:ascii="Verdana" w:hAnsi="Verdana" w:cs="Calibri"/>
          <w:sz w:val="22"/>
          <w:szCs w:val="22"/>
          <w:lang w:val="en-GB" w:eastAsia="zh-CN"/>
        </w:rPr>
      </w:pPr>
      <w:r w:rsidRPr="008C5C34">
        <w:rPr>
          <w:rFonts w:ascii="Verdana" w:hAnsi="Verdana" w:cs="Calibri"/>
          <w:sz w:val="22"/>
          <w:szCs w:val="22"/>
          <w:lang w:val="en-GB" w:eastAsia="zh-CN"/>
        </w:rPr>
        <w:t>The price of the Product shall be adjusted for variations in quality relative to the above base specifications as set out in Article 5.</w:t>
      </w:r>
    </w:p>
    <w:p w14:paraId="17C0ADFF" w14:textId="6F74699E" w:rsidR="000C3675" w:rsidRPr="008C5C34" w:rsidRDefault="000C3675" w:rsidP="00655FCC">
      <w:pPr>
        <w:pStyle w:val="ListParagraph1"/>
        <w:numPr>
          <w:ilvl w:val="2"/>
          <w:numId w:val="1"/>
        </w:numPr>
        <w:tabs>
          <w:tab w:val="left" w:pos="1440"/>
          <w:tab w:val="left" w:pos="2160"/>
          <w:tab w:val="left" w:pos="2880"/>
        </w:tabs>
        <w:snapToGrid w:val="0"/>
        <w:spacing w:before="120" w:after="0" w:line="240" w:lineRule="auto"/>
        <w:jc w:val="both"/>
        <w:textAlignment w:val="baseline"/>
        <w:rPr>
          <w:rFonts w:ascii="Verdana" w:hAnsi="Verdana" w:cs="Calibri"/>
          <w:sz w:val="22"/>
          <w:szCs w:val="22"/>
          <w:lang w:val="en-GB" w:eastAsia="zh-CN"/>
        </w:rPr>
      </w:pPr>
      <w:r>
        <w:rPr>
          <w:rFonts w:ascii="Verdana" w:hAnsi="Verdana" w:cs="Calibri"/>
          <w:sz w:val="22"/>
          <w:szCs w:val="22"/>
          <w:lang w:val="en-GB" w:eastAsia="zh-CN"/>
        </w:rPr>
        <w:t>Name of Mine:</w:t>
      </w:r>
    </w:p>
    <w:p w14:paraId="20869B6B" w14:textId="77777777" w:rsidR="000C3675" w:rsidRDefault="000C3675" w:rsidP="000C3675">
      <w:pPr>
        <w:tabs>
          <w:tab w:val="left" w:pos="1440"/>
          <w:tab w:val="left" w:pos="2160"/>
          <w:tab w:val="left" w:pos="2880"/>
        </w:tabs>
        <w:snapToGrid w:val="0"/>
        <w:spacing w:before="120" w:after="0" w:line="240" w:lineRule="auto"/>
        <w:ind w:left="720"/>
        <w:jc w:val="both"/>
        <w:textAlignment w:val="baseline"/>
        <w:rPr>
          <w:rFonts w:ascii="Verdana" w:eastAsia="SimSun" w:hAnsi="Verdana" w:cs="Calibri"/>
          <w:sz w:val="22"/>
          <w:szCs w:val="22"/>
          <w:lang w:eastAsia="zh-CN"/>
        </w:rPr>
      </w:pPr>
      <w:r>
        <w:rPr>
          <w:rFonts w:ascii="Verdana" w:eastAsia="SimSun" w:hAnsi="Verdana" w:cs="Calibri"/>
          <w:sz w:val="22"/>
          <w:szCs w:val="22"/>
          <w:lang w:eastAsia="zh-CN"/>
        </w:rPr>
        <w:t>Address:</w:t>
      </w:r>
    </w:p>
    <w:p w14:paraId="472C8B88" w14:textId="77777777" w:rsidR="000C3675" w:rsidRDefault="000C3675" w:rsidP="000C3675">
      <w:pPr>
        <w:tabs>
          <w:tab w:val="left" w:pos="1440"/>
          <w:tab w:val="left" w:pos="2160"/>
          <w:tab w:val="left" w:pos="2880"/>
        </w:tabs>
        <w:snapToGrid w:val="0"/>
        <w:spacing w:before="120" w:after="0" w:line="240" w:lineRule="auto"/>
        <w:ind w:left="720"/>
        <w:jc w:val="both"/>
        <w:textAlignment w:val="baseline"/>
        <w:rPr>
          <w:rFonts w:ascii="Verdana" w:eastAsia="SimSun" w:hAnsi="Verdana" w:cs="Calibri"/>
          <w:sz w:val="22"/>
          <w:szCs w:val="22"/>
          <w:lang w:eastAsia="zh-CN"/>
        </w:rPr>
      </w:pPr>
    </w:p>
    <w:p w14:paraId="731AA1E2" w14:textId="77777777" w:rsidR="000C3675" w:rsidRDefault="000C3675" w:rsidP="000C3675">
      <w:pPr>
        <w:tabs>
          <w:tab w:val="left" w:pos="1440"/>
          <w:tab w:val="left" w:pos="2160"/>
          <w:tab w:val="left" w:pos="2880"/>
        </w:tabs>
        <w:snapToGrid w:val="0"/>
        <w:spacing w:before="120" w:after="0" w:line="240" w:lineRule="auto"/>
        <w:ind w:left="720"/>
        <w:jc w:val="both"/>
        <w:textAlignment w:val="baseline"/>
        <w:rPr>
          <w:rFonts w:ascii="Verdana" w:eastAsia="SimSun" w:hAnsi="Verdana" w:cs="Calibri"/>
          <w:sz w:val="22"/>
          <w:szCs w:val="22"/>
          <w:lang w:eastAsia="zh-CN"/>
        </w:rPr>
      </w:pPr>
      <w:r>
        <w:rPr>
          <w:rFonts w:ascii="Verdana" w:eastAsia="SimSun" w:hAnsi="Verdana" w:cs="Calibri"/>
          <w:sz w:val="22"/>
          <w:szCs w:val="22"/>
          <w:lang w:eastAsia="zh-CN"/>
        </w:rPr>
        <w:t>Location:</w:t>
      </w:r>
    </w:p>
    <w:p w14:paraId="0833037E" w14:textId="77777777" w:rsidR="000C3675" w:rsidRDefault="000C3675" w:rsidP="000C3675">
      <w:pPr>
        <w:tabs>
          <w:tab w:val="left" w:pos="1440"/>
          <w:tab w:val="left" w:pos="2160"/>
          <w:tab w:val="left" w:pos="2880"/>
        </w:tabs>
        <w:snapToGrid w:val="0"/>
        <w:spacing w:before="120" w:after="0" w:line="240" w:lineRule="auto"/>
        <w:ind w:left="720"/>
        <w:jc w:val="both"/>
        <w:textAlignment w:val="baseline"/>
        <w:rPr>
          <w:rFonts w:ascii="Verdana" w:eastAsia="SimSun" w:hAnsi="Verdana" w:cs="Calibri"/>
          <w:sz w:val="22"/>
          <w:szCs w:val="22"/>
          <w:lang w:eastAsia="zh-CN"/>
        </w:rPr>
      </w:pPr>
      <w:r>
        <w:rPr>
          <w:rFonts w:ascii="Verdana" w:eastAsia="SimSun" w:hAnsi="Verdana" w:cs="Calibri"/>
          <w:sz w:val="22"/>
          <w:szCs w:val="22"/>
          <w:lang w:eastAsia="zh-CN"/>
        </w:rPr>
        <w:t>EC Number:</w:t>
      </w:r>
    </w:p>
    <w:p w14:paraId="79CF84E8" w14:textId="06CB4CB3" w:rsidR="00786B06" w:rsidRPr="008C5C34" w:rsidRDefault="000C3675" w:rsidP="000C3675">
      <w:pPr>
        <w:tabs>
          <w:tab w:val="left" w:pos="1440"/>
          <w:tab w:val="left" w:pos="2160"/>
          <w:tab w:val="left" w:pos="2880"/>
        </w:tabs>
        <w:snapToGrid w:val="0"/>
        <w:spacing w:before="120" w:after="0" w:line="240" w:lineRule="auto"/>
        <w:ind w:left="720"/>
        <w:jc w:val="both"/>
        <w:textAlignment w:val="baseline"/>
        <w:rPr>
          <w:rFonts w:ascii="Verdana" w:eastAsia="SimSun" w:hAnsi="Verdana" w:cs="Calibri"/>
          <w:sz w:val="22"/>
          <w:szCs w:val="22"/>
          <w:lang w:eastAsia="zh-CN"/>
        </w:rPr>
      </w:pPr>
      <w:r>
        <w:rPr>
          <w:rFonts w:ascii="Verdana" w:eastAsia="SimSun" w:hAnsi="Verdana" w:cs="Calibri"/>
          <w:sz w:val="22"/>
          <w:szCs w:val="22"/>
          <w:lang w:eastAsia="zh-CN"/>
        </w:rPr>
        <w:t xml:space="preserve">Validity: </w:t>
      </w:r>
      <w:r>
        <w:rPr>
          <w:rFonts w:ascii="Verdana" w:eastAsia="SimSun" w:hAnsi="Verdana" w:cs="Calibri"/>
          <w:sz w:val="22"/>
          <w:szCs w:val="22"/>
          <w:lang w:eastAsia="zh-CN"/>
        </w:rPr>
        <w:tab/>
      </w:r>
    </w:p>
    <w:p w14:paraId="292ABA0F" w14:textId="409A5171" w:rsidR="00786B06" w:rsidRPr="008C5C34" w:rsidRDefault="00E42445" w:rsidP="005A3B49">
      <w:pPr>
        <w:pStyle w:val="ListParagraph1"/>
        <w:numPr>
          <w:ilvl w:val="0"/>
          <w:numId w:val="1"/>
        </w:numPr>
        <w:snapToGrid w:val="0"/>
        <w:spacing w:before="120" w:after="0" w:line="240" w:lineRule="auto"/>
        <w:ind w:firstLineChars="200" w:firstLine="449"/>
        <w:jc w:val="both"/>
        <w:textAlignment w:val="baseline"/>
        <w:rPr>
          <w:rFonts w:ascii="Verdana" w:hAnsi="Verdana" w:cs="Calibri"/>
          <w:b/>
          <w:sz w:val="22"/>
          <w:szCs w:val="22"/>
          <w:u w:val="single" w:color="000000"/>
        </w:rPr>
      </w:pPr>
      <w:r w:rsidRPr="008C5C34">
        <w:rPr>
          <w:rFonts w:ascii="Verdana" w:hAnsi="Verdana" w:cs="Calibri"/>
          <w:b/>
          <w:sz w:val="22"/>
          <w:szCs w:val="22"/>
          <w:u w:val="single" w:color="000000"/>
          <w:lang w:val="en-GB" w:eastAsia="zh-CN"/>
        </w:rPr>
        <w:t>、</w:t>
      </w:r>
      <w:r w:rsidRPr="008C5C34">
        <w:rPr>
          <w:rFonts w:ascii="Verdana" w:hAnsi="Verdana" w:cs="Calibri"/>
          <w:b/>
          <w:sz w:val="22"/>
          <w:szCs w:val="22"/>
          <w:u w:val="single" w:color="000000"/>
          <w:lang w:val="en-GB"/>
        </w:rPr>
        <w:t>PRICE</w:t>
      </w:r>
    </w:p>
    <w:p w14:paraId="279A4A48" w14:textId="0E3B0F1F" w:rsidR="00786B06" w:rsidRDefault="00E42445" w:rsidP="3A03A92E">
      <w:pPr>
        <w:tabs>
          <w:tab w:val="left" w:pos="1440"/>
          <w:tab w:val="left" w:pos="2160"/>
          <w:tab w:val="left" w:pos="3120"/>
        </w:tabs>
        <w:snapToGrid w:val="0"/>
        <w:spacing w:before="120" w:line="240" w:lineRule="auto"/>
        <w:ind w:left="420" w:firstLineChars="9" w:firstLine="20"/>
        <w:jc w:val="both"/>
        <w:textAlignment w:val="baseline"/>
        <w:rPr>
          <w:rFonts w:ascii="Verdana" w:eastAsia="SimSun" w:hAnsi="Verdana" w:cs="Calibri"/>
          <w:sz w:val="22"/>
          <w:szCs w:val="22"/>
        </w:rPr>
      </w:pPr>
      <w:r w:rsidRPr="3A03A92E">
        <w:rPr>
          <w:rFonts w:ascii="Verdana" w:eastAsia="SimSun" w:hAnsi="Verdana" w:cs="Calibri"/>
          <w:sz w:val="22"/>
          <w:szCs w:val="22"/>
        </w:rPr>
        <w:t>The Base Price for the shipment is</w:t>
      </w:r>
      <w:r w:rsidRPr="3A03A92E">
        <w:rPr>
          <w:rFonts w:ascii="Verdana" w:eastAsia="SimSun" w:hAnsi="Verdana" w:cs="Calibri"/>
          <w:color w:val="FF0000"/>
          <w:sz w:val="22"/>
          <w:szCs w:val="22"/>
        </w:rPr>
        <w:t xml:space="preserve"> </w:t>
      </w:r>
      <w:r w:rsidRPr="3A03A92E">
        <w:rPr>
          <w:rFonts w:ascii="Verdana" w:eastAsia="SimSun" w:hAnsi="Verdana" w:cs="Calibri"/>
          <w:sz w:val="22"/>
          <w:szCs w:val="22"/>
        </w:rPr>
        <w:t>US$</w:t>
      </w:r>
      <w:r w:rsidRPr="3A03A92E">
        <w:rPr>
          <w:rFonts w:ascii="Verdana" w:eastAsia="SimSun" w:hAnsi="Verdana" w:cs="Calibri"/>
          <w:sz w:val="22"/>
          <w:szCs w:val="22"/>
          <w:lang w:val="en-US" w:eastAsia="zh-CN"/>
        </w:rPr>
        <w:t xml:space="preserve"> 7</w:t>
      </w:r>
      <w:r w:rsidR="00CF38E4" w:rsidRPr="3A03A92E">
        <w:rPr>
          <w:rFonts w:ascii="Verdana" w:eastAsia="SimSun" w:hAnsi="Verdana" w:cs="Calibri"/>
          <w:sz w:val="22"/>
          <w:szCs w:val="22"/>
          <w:lang w:val="en-US" w:eastAsia="zh-CN"/>
        </w:rPr>
        <w:t>0</w:t>
      </w:r>
      <w:r w:rsidRPr="3A03A92E">
        <w:rPr>
          <w:rFonts w:ascii="Verdana" w:eastAsia="SimSun" w:hAnsi="Verdana" w:cs="Calibri"/>
          <w:sz w:val="22"/>
          <w:szCs w:val="22"/>
          <w:lang w:val="en-US" w:eastAsia="zh-CN"/>
        </w:rPr>
        <w:t>.0</w:t>
      </w:r>
      <w:r w:rsidRPr="3A03A92E">
        <w:rPr>
          <w:rFonts w:ascii="Verdana" w:eastAsia="SimSun" w:hAnsi="Verdana" w:cs="Calibri"/>
          <w:sz w:val="22"/>
          <w:szCs w:val="22"/>
        </w:rPr>
        <w:t>0/DMT CIF M</w:t>
      </w:r>
      <w:r w:rsidR="00655FCC" w:rsidRPr="3A03A92E">
        <w:rPr>
          <w:rFonts w:ascii="Verdana" w:eastAsia="SimSun" w:hAnsi="Verdana" w:cs="Calibri"/>
          <w:sz w:val="22"/>
          <w:szCs w:val="22"/>
          <w:lang w:val="en-US" w:eastAsia="zh-CN"/>
        </w:rPr>
        <w:t xml:space="preserve">AIN PORT </w:t>
      </w:r>
      <w:r w:rsidRPr="3A03A92E">
        <w:rPr>
          <w:rFonts w:ascii="Verdana" w:eastAsia="SimSun" w:hAnsi="Verdana" w:cs="Calibri"/>
          <w:sz w:val="22"/>
          <w:szCs w:val="22"/>
          <w:lang w:val="en-US" w:eastAsia="zh-CN"/>
        </w:rPr>
        <w:t xml:space="preserve">OF </w:t>
      </w:r>
      <w:r w:rsidRPr="3A03A92E">
        <w:rPr>
          <w:rFonts w:ascii="Verdana" w:eastAsia="SimSun" w:hAnsi="Verdana" w:cs="Calibri"/>
          <w:sz w:val="22"/>
          <w:szCs w:val="22"/>
        </w:rPr>
        <w:t>CHINA</w:t>
      </w:r>
      <w:r w:rsidR="00655FCC" w:rsidRPr="3A03A92E">
        <w:rPr>
          <w:rFonts w:ascii="Verdana" w:eastAsia="SimSun" w:hAnsi="Verdana" w:cs="Calibri"/>
          <w:sz w:val="22"/>
          <w:szCs w:val="22"/>
        </w:rPr>
        <w:t>, with single port discharge.</w:t>
      </w:r>
      <w:r w:rsidR="00160003" w:rsidRPr="3A03A92E">
        <w:rPr>
          <w:rFonts w:ascii="Verdana" w:eastAsia="SimSun" w:hAnsi="Verdana" w:cs="Calibri"/>
          <w:sz w:val="22"/>
          <w:szCs w:val="22"/>
        </w:rPr>
        <w:t xml:space="preserve"> Prices are valid for 3 shipments.</w:t>
      </w:r>
      <w:r w:rsidR="7E0F26F2" w:rsidRPr="3A03A92E">
        <w:rPr>
          <w:rFonts w:ascii="Verdana" w:eastAsia="SimSun" w:hAnsi="Verdana" w:cs="Calibri"/>
          <w:sz w:val="22"/>
          <w:szCs w:val="22"/>
        </w:rPr>
        <w:t xml:space="preserve"> Price will be reviewed every three months keeping in view the present market rates and the cost of shipping</w:t>
      </w:r>
      <w:r w:rsidR="00160003" w:rsidRPr="3A03A92E">
        <w:rPr>
          <w:rFonts w:ascii="Verdana" w:eastAsia="SimSun" w:hAnsi="Verdana" w:cs="Calibri"/>
          <w:sz w:val="22"/>
          <w:szCs w:val="22"/>
        </w:rPr>
        <w:t xml:space="preserve"> </w:t>
      </w:r>
      <w:proofErr w:type="gramStart"/>
      <w:r w:rsidR="00160003" w:rsidRPr="3A03A92E">
        <w:rPr>
          <w:rFonts w:ascii="Verdana" w:eastAsia="SimSun" w:hAnsi="Verdana" w:cs="Calibri"/>
          <w:sz w:val="22"/>
          <w:szCs w:val="22"/>
        </w:rPr>
        <w:t>In</w:t>
      </w:r>
      <w:proofErr w:type="gramEnd"/>
      <w:r w:rsidR="00160003" w:rsidRPr="3A03A92E">
        <w:rPr>
          <w:rFonts w:ascii="Verdana" w:eastAsia="SimSun" w:hAnsi="Verdana" w:cs="Calibri"/>
          <w:sz w:val="22"/>
          <w:szCs w:val="22"/>
        </w:rPr>
        <w:t xml:space="preserve"> case there is any change (increase or decrease) in p</w:t>
      </w:r>
      <w:r w:rsidR="009D6E9A" w:rsidRPr="3A03A92E">
        <w:rPr>
          <w:rFonts w:ascii="Verdana" w:eastAsia="SimSun" w:hAnsi="Verdana" w:cs="Calibri"/>
          <w:sz w:val="22"/>
          <w:szCs w:val="22"/>
        </w:rPr>
        <w:t>rices, both parties will sign a</w:t>
      </w:r>
      <w:r w:rsidR="00160003" w:rsidRPr="3A03A92E">
        <w:rPr>
          <w:rFonts w:ascii="Verdana" w:eastAsia="SimSun" w:hAnsi="Verdana" w:cs="Calibri"/>
          <w:sz w:val="22"/>
          <w:szCs w:val="22"/>
        </w:rPr>
        <w:t xml:space="preserve"> separate addendum to</w:t>
      </w:r>
      <w:r w:rsidR="009D6E9A" w:rsidRPr="3A03A92E">
        <w:rPr>
          <w:rFonts w:ascii="Verdana" w:eastAsia="SimSun" w:hAnsi="Verdana" w:cs="Calibri"/>
          <w:sz w:val="22"/>
          <w:szCs w:val="22"/>
        </w:rPr>
        <w:t xml:space="preserve"> this contract.</w:t>
      </w:r>
    </w:p>
    <w:p w14:paraId="1FC7C91B" w14:textId="723EBD2A" w:rsidR="00160003" w:rsidRDefault="00160003" w:rsidP="00160003">
      <w:pPr>
        <w:tabs>
          <w:tab w:val="left" w:pos="0"/>
          <w:tab w:val="left" w:pos="1440"/>
          <w:tab w:val="left" w:pos="2160"/>
          <w:tab w:val="left" w:pos="3120"/>
        </w:tabs>
        <w:snapToGrid w:val="0"/>
        <w:spacing w:before="120" w:line="240" w:lineRule="auto"/>
        <w:ind w:left="420" w:firstLineChars="9" w:firstLine="20"/>
        <w:jc w:val="both"/>
        <w:textAlignment w:val="baseline"/>
        <w:rPr>
          <w:rFonts w:ascii="Verdana" w:eastAsia="SimSun" w:hAnsi="Verdana" w:cs="Calibri"/>
          <w:sz w:val="22"/>
          <w:szCs w:val="22"/>
        </w:rPr>
      </w:pPr>
      <w:r>
        <w:rPr>
          <w:rFonts w:ascii="Verdana" w:eastAsia="SimSun" w:hAnsi="Verdana" w:cs="Calibri"/>
          <w:sz w:val="22"/>
          <w:szCs w:val="22"/>
        </w:rPr>
        <w:t>Buyer will pay all the fees, taxes, duties &amp; charges at the discharge port.</w:t>
      </w:r>
    </w:p>
    <w:p w14:paraId="22192969" w14:textId="77777777" w:rsidR="00160003" w:rsidRPr="00160003" w:rsidRDefault="00160003" w:rsidP="00160003">
      <w:pPr>
        <w:tabs>
          <w:tab w:val="left" w:pos="0"/>
          <w:tab w:val="left" w:pos="1440"/>
          <w:tab w:val="left" w:pos="2160"/>
          <w:tab w:val="left" w:pos="3120"/>
        </w:tabs>
        <w:snapToGrid w:val="0"/>
        <w:spacing w:before="120" w:line="240" w:lineRule="auto"/>
        <w:ind w:left="420" w:firstLineChars="9" w:firstLine="20"/>
        <w:jc w:val="both"/>
        <w:textAlignment w:val="baseline"/>
        <w:rPr>
          <w:rStyle w:val="15"/>
          <w:rFonts w:ascii="Verdana" w:eastAsia="SimSun" w:hAnsi="Verdana" w:cs="Calibri"/>
          <w:sz w:val="22"/>
          <w:szCs w:val="22"/>
        </w:rPr>
      </w:pPr>
    </w:p>
    <w:p w14:paraId="65207AAE" w14:textId="332F99DA" w:rsidR="00786B06" w:rsidRPr="008C5C34" w:rsidRDefault="00E42445" w:rsidP="005A3B49">
      <w:pPr>
        <w:tabs>
          <w:tab w:val="left" w:pos="360"/>
          <w:tab w:val="left" w:pos="1440"/>
          <w:tab w:val="left" w:pos="2160"/>
          <w:tab w:val="left" w:pos="2880"/>
        </w:tabs>
        <w:snapToGrid w:val="0"/>
        <w:spacing w:after="0" w:line="240" w:lineRule="auto"/>
        <w:ind w:firstLineChars="200" w:firstLine="449"/>
        <w:jc w:val="both"/>
        <w:textAlignment w:val="baseline"/>
        <w:rPr>
          <w:rFonts w:ascii="Verdana" w:eastAsia="SimSun" w:hAnsi="Verdana" w:cs="Calibri"/>
          <w:b/>
          <w:sz w:val="22"/>
          <w:szCs w:val="22"/>
        </w:rPr>
      </w:pPr>
      <w:bookmarkStart w:id="1" w:name="OLE_LINK1"/>
      <w:r w:rsidRPr="008C5C34">
        <w:rPr>
          <w:rFonts w:ascii="Verdana" w:eastAsia="SimSun" w:hAnsi="Verdana" w:cs="Calibri"/>
          <w:b/>
          <w:sz w:val="22"/>
          <w:szCs w:val="22"/>
          <w:lang w:eastAsia="zh-CN"/>
        </w:rPr>
        <w:t xml:space="preserve">Total </w:t>
      </w:r>
      <w:r w:rsidRPr="008C5C34">
        <w:rPr>
          <w:rFonts w:ascii="Verdana" w:eastAsia="SimSun" w:hAnsi="Verdana" w:cs="Calibri"/>
          <w:b/>
          <w:sz w:val="22"/>
          <w:szCs w:val="22"/>
        </w:rPr>
        <w:t>Al2O3:</w:t>
      </w:r>
    </w:p>
    <w:p w14:paraId="2A0F4CD7" w14:textId="26D6C00B" w:rsidR="00786B06" w:rsidRPr="008C5C34" w:rsidRDefault="00655FCC" w:rsidP="00584ED3">
      <w:pPr>
        <w:tabs>
          <w:tab w:val="left" w:pos="0"/>
          <w:tab w:val="left" w:pos="1440"/>
          <w:tab w:val="left" w:pos="2160"/>
          <w:tab w:val="left" w:pos="3120"/>
        </w:tabs>
        <w:snapToGrid w:val="0"/>
        <w:spacing w:after="0" w:line="240" w:lineRule="auto"/>
        <w:ind w:firstLineChars="200" w:firstLine="440"/>
        <w:jc w:val="both"/>
        <w:textAlignment w:val="baseline"/>
        <w:rPr>
          <w:rFonts w:ascii="Verdana" w:eastAsia="SimSun" w:hAnsi="Verdana" w:cs="Calibri"/>
          <w:sz w:val="22"/>
          <w:szCs w:val="22"/>
        </w:rPr>
      </w:pPr>
      <w:r>
        <w:rPr>
          <w:rFonts w:ascii="Verdana" w:eastAsia="SimSun" w:hAnsi="Verdana" w:cs="Calibri"/>
          <w:sz w:val="22"/>
          <w:szCs w:val="22"/>
          <w:lang w:val="en-US" w:eastAsia="zh-CN"/>
        </w:rPr>
        <w:t>Al2O3=46%</w:t>
      </w:r>
      <w:r w:rsidR="00E42445" w:rsidRPr="008C5C34">
        <w:rPr>
          <w:rFonts w:ascii="Verdana" w:eastAsia="SimSun" w:hAnsi="Verdana" w:cs="Calibri"/>
          <w:sz w:val="22"/>
          <w:szCs w:val="22"/>
          <w:lang w:eastAsia="zh-CN"/>
        </w:rPr>
        <w:t>,</w:t>
      </w:r>
      <w:r>
        <w:rPr>
          <w:rFonts w:ascii="Verdana" w:eastAsia="SimSun" w:hAnsi="Verdana" w:cs="Calibri"/>
          <w:sz w:val="22"/>
          <w:szCs w:val="22"/>
          <w:lang w:eastAsia="zh-CN"/>
        </w:rPr>
        <w:t xml:space="preserve"> </w:t>
      </w:r>
      <w:r w:rsidR="00E42445" w:rsidRPr="008C5C34">
        <w:rPr>
          <w:rFonts w:ascii="Verdana" w:eastAsia="SimSun" w:hAnsi="Verdana" w:cs="Calibri"/>
          <w:sz w:val="22"/>
          <w:szCs w:val="22"/>
          <w:lang w:eastAsia="zh-CN"/>
        </w:rPr>
        <w:t>no bonus and no penalty.</w:t>
      </w:r>
    </w:p>
    <w:p w14:paraId="28038F9A" w14:textId="77777777" w:rsidR="00786B06" w:rsidRPr="008C5C34" w:rsidRDefault="00E42445" w:rsidP="00584ED3">
      <w:pPr>
        <w:tabs>
          <w:tab w:val="left" w:pos="0"/>
          <w:tab w:val="left" w:pos="484"/>
          <w:tab w:val="left" w:pos="1440"/>
          <w:tab w:val="left" w:pos="2160"/>
          <w:tab w:val="left" w:pos="3120"/>
        </w:tabs>
        <w:spacing w:after="0" w:line="240" w:lineRule="auto"/>
        <w:ind w:left="420" w:firstLineChars="9" w:firstLine="20"/>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Al2O3&gt; 46%, Final Price shall be adjusted up for every 1% higher as Bonus USD1.00 / DMT from Base Price by fractions pro-rata</w:t>
      </w:r>
    </w:p>
    <w:p w14:paraId="2BA8C2F7" w14:textId="667920A4" w:rsidR="00786B06" w:rsidRPr="008C5C34" w:rsidRDefault="00E42445" w:rsidP="00584ED3">
      <w:pPr>
        <w:tabs>
          <w:tab w:val="left" w:pos="0"/>
          <w:tab w:val="left" w:pos="484"/>
          <w:tab w:val="left" w:pos="1440"/>
          <w:tab w:val="left" w:pos="2160"/>
          <w:tab w:val="left" w:pos="3120"/>
        </w:tabs>
        <w:snapToGrid w:val="0"/>
        <w:spacing w:after="0" w:line="240" w:lineRule="auto"/>
        <w:ind w:left="420" w:firstLineChars="9" w:firstLine="20"/>
        <w:jc w:val="both"/>
        <w:textAlignment w:val="baseline"/>
        <w:rPr>
          <w:rFonts w:ascii="Verdana" w:eastAsia="SimSun" w:hAnsi="Verdana" w:cs="Calibri"/>
          <w:sz w:val="22"/>
          <w:szCs w:val="22"/>
          <w:lang w:val="en-US" w:eastAsia="zh-CN"/>
        </w:rPr>
      </w:pPr>
      <w:r w:rsidRPr="00655FCC">
        <w:rPr>
          <w:rFonts w:ascii="Verdana" w:eastAsia="SimSun" w:hAnsi="Verdana" w:cs="Calibri"/>
          <w:sz w:val="22"/>
          <w:szCs w:val="22"/>
          <w:lang w:val="en-US" w:eastAsia="zh-CN"/>
        </w:rPr>
        <w:t>43%</w:t>
      </w:r>
      <w:ins w:id="2" w:author="iball" w:date="2024-12-21T20:37:00Z">
        <w:r w:rsidR="008E30DD" w:rsidRPr="00655FCC">
          <w:rPr>
            <w:rFonts w:ascii="Verdana" w:eastAsia="SimSun" w:hAnsi="Verdana" w:cs="Calibri"/>
            <w:sz w:val="22"/>
            <w:szCs w:val="22"/>
            <w:lang w:val="en-US" w:eastAsia="zh-CN"/>
          </w:rPr>
          <w:t xml:space="preserve"> </w:t>
        </w:r>
      </w:ins>
      <w:r w:rsidRPr="00655FCC">
        <w:rPr>
          <w:rFonts w:ascii="Verdana" w:eastAsia="SimSun" w:hAnsi="Verdana" w:cs="Calibri"/>
          <w:sz w:val="22"/>
          <w:szCs w:val="22"/>
          <w:lang w:val="en-US" w:eastAsia="zh-CN"/>
        </w:rPr>
        <w:t>&lt;Al2O3&lt; 4</w:t>
      </w:r>
      <w:ins w:id="3" w:author="iball" w:date="2024-12-21T20:31:00Z">
        <w:r w:rsidR="00682737" w:rsidRPr="00655FCC">
          <w:rPr>
            <w:rFonts w:ascii="Verdana" w:eastAsia="SimSun" w:hAnsi="Verdana" w:cs="Calibri"/>
            <w:sz w:val="22"/>
            <w:szCs w:val="22"/>
            <w:lang w:val="en-US" w:eastAsia="zh-CN"/>
          </w:rPr>
          <w:t>5</w:t>
        </w:r>
      </w:ins>
      <w:r w:rsidRPr="00655FCC">
        <w:rPr>
          <w:rFonts w:ascii="Verdana" w:eastAsia="SimSun" w:hAnsi="Verdana" w:cs="Calibri"/>
          <w:sz w:val="22"/>
          <w:szCs w:val="22"/>
          <w:lang w:val="en-US" w:eastAsia="zh-CN"/>
        </w:rPr>
        <w:t>%,</w:t>
      </w:r>
      <w:r w:rsidRPr="008C5C34">
        <w:rPr>
          <w:rFonts w:ascii="Verdana" w:eastAsia="SimSun" w:hAnsi="Verdana" w:cs="Calibri"/>
          <w:sz w:val="22"/>
          <w:szCs w:val="22"/>
          <w:lang w:val="en-US" w:eastAsia="zh-CN"/>
        </w:rPr>
        <w:t xml:space="preserve"> the penalty is US$1.0/DMT for eve</w:t>
      </w:r>
      <w:r w:rsidR="00655FCC">
        <w:rPr>
          <w:rFonts w:ascii="Verdana" w:eastAsia="SimSun" w:hAnsi="Verdana" w:cs="Calibri"/>
          <w:sz w:val="22"/>
          <w:szCs w:val="22"/>
          <w:lang w:val="en-US" w:eastAsia="zh-CN"/>
        </w:rPr>
        <w:t xml:space="preserve">ry 1% lower. </w:t>
      </w:r>
      <w:r w:rsidRPr="008C5C34">
        <w:rPr>
          <w:rFonts w:ascii="Verdana" w:eastAsia="SimSun" w:hAnsi="Verdana" w:cs="Calibri"/>
          <w:sz w:val="22"/>
          <w:szCs w:val="22"/>
          <w:lang w:val="en-US" w:eastAsia="zh-CN"/>
        </w:rPr>
        <w:t>The proportion of deficie</w:t>
      </w:r>
      <w:r w:rsidR="00655FCC">
        <w:rPr>
          <w:rFonts w:ascii="Verdana" w:eastAsia="SimSun" w:hAnsi="Verdana" w:cs="Calibri"/>
          <w:sz w:val="22"/>
          <w:szCs w:val="22"/>
          <w:lang w:val="en-US" w:eastAsia="zh-CN"/>
        </w:rPr>
        <w:t>ncy is calculated on pro rata basis.</w:t>
      </w:r>
    </w:p>
    <w:p w14:paraId="75E26DE7" w14:textId="060E8595" w:rsidR="00786B06" w:rsidRPr="009D0D63" w:rsidRDefault="00E42445" w:rsidP="00584ED3">
      <w:pPr>
        <w:tabs>
          <w:tab w:val="left" w:pos="0"/>
          <w:tab w:val="left" w:pos="484"/>
          <w:tab w:val="left" w:pos="1440"/>
          <w:tab w:val="left" w:pos="2160"/>
          <w:tab w:val="left" w:pos="3120"/>
        </w:tabs>
        <w:snapToGrid w:val="0"/>
        <w:spacing w:after="0" w:line="240" w:lineRule="auto"/>
        <w:ind w:left="420" w:firstLineChars="9" w:firstLine="20"/>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 xml:space="preserve">Al2O3≤43%, </w:t>
      </w:r>
      <w:bookmarkEnd w:id="1"/>
      <w:r w:rsidRPr="008C5C34">
        <w:rPr>
          <w:rFonts w:ascii="Verdana" w:eastAsia="SimSun" w:hAnsi="Verdana" w:cs="Calibri"/>
          <w:sz w:val="22"/>
          <w:szCs w:val="22"/>
          <w:lang w:val="en-US" w:eastAsia="zh-CN"/>
        </w:rPr>
        <w:t>the Buyer has t</w:t>
      </w:r>
      <w:r w:rsidR="00655FCC">
        <w:rPr>
          <w:rFonts w:ascii="Verdana" w:eastAsia="SimSun" w:hAnsi="Verdana" w:cs="Calibri"/>
          <w:sz w:val="22"/>
          <w:szCs w:val="22"/>
          <w:lang w:val="en-US" w:eastAsia="zh-CN"/>
        </w:rPr>
        <w:t xml:space="preserve">he right to reject the shipment </w:t>
      </w:r>
      <w:r w:rsidRPr="008C5C34">
        <w:rPr>
          <w:rFonts w:ascii="Verdana" w:eastAsia="SimSun" w:hAnsi="Verdana" w:cs="Calibri"/>
          <w:sz w:val="22"/>
          <w:szCs w:val="22"/>
          <w:lang w:val="en-US" w:eastAsia="zh-CN"/>
        </w:rPr>
        <w:t>or price to be renegotiated by the Seller and Buyer.</w:t>
      </w:r>
    </w:p>
    <w:p w14:paraId="0A9F260A" w14:textId="14DDD44C" w:rsidR="00786B06" w:rsidRPr="008C5C34" w:rsidRDefault="00E42445" w:rsidP="005A3B49">
      <w:pPr>
        <w:pStyle w:val="ListParagraph1"/>
        <w:tabs>
          <w:tab w:val="left" w:pos="360"/>
          <w:tab w:val="left" w:pos="1440"/>
          <w:tab w:val="left" w:pos="2160"/>
          <w:tab w:val="left" w:pos="2880"/>
        </w:tabs>
        <w:snapToGrid w:val="0"/>
        <w:spacing w:after="0" w:line="240" w:lineRule="auto"/>
        <w:ind w:left="0" w:firstLineChars="200" w:firstLine="449"/>
        <w:jc w:val="both"/>
        <w:textAlignment w:val="baseline"/>
        <w:rPr>
          <w:rFonts w:ascii="Verdana" w:hAnsi="Verdana" w:cs="Calibri"/>
          <w:b/>
          <w:sz w:val="22"/>
          <w:szCs w:val="22"/>
          <w:lang w:val="en-GB" w:eastAsia="zh-CN"/>
        </w:rPr>
      </w:pPr>
      <w:bookmarkStart w:id="4" w:name="_Hlk530033203"/>
      <w:r w:rsidRPr="008C5C34">
        <w:rPr>
          <w:rFonts w:ascii="Verdana" w:hAnsi="Verdana" w:cs="Calibri"/>
          <w:b/>
          <w:sz w:val="22"/>
          <w:szCs w:val="22"/>
          <w:lang w:val="en-GB" w:eastAsia="zh-CN"/>
        </w:rPr>
        <w:t>Total SiO2</w:t>
      </w:r>
      <w:r w:rsidR="00655FCC">
        <w:rPr>
          <w:rFonts w:ascii="Verdana" w:hAnsi="Verdana" w:cs="Calibri"/>
          <w:b/>
          <w:sz w:val="22"/>
          <w:szCs w:val="22"/>
          <w:lang w:val="en-GB" w:eastAsia="zh-CN"/>
        </w:rPr>
        <w:t>:</w:t>
      </w:r>
    </w:p>
    <w:p w14:paraId="16830F7F" w14:textId="5B3D1D67" w:rsidR="00786B06" w:rsidRPr="008C5C34" w:rsidRDefault="00E42445" w:rsidP="00584ED3">
      <w:pPr>
        <w:tabs>
          <w:tab w:val="left" w:pos="0"/>
          <w:tab w:val="left" w:pos="1440"/>
          <w:tab w:val="left" w:pos="2160"/>
          <w:tab w:val="left" w:pos="3120"/>
        </w:tabs>
        <w:snapToGrid w:val="0"/>
        <w:spacing w:after="0" w:line="240" w:lineRule="auto"/>
        <w:ind w:firstLineChars="200" w:firstLine="440"/>
        <w:jc w:val="both"/>
        <w:textAlignment w:val="baseline"/>
        <w:rPr>
          <w:rFonts w:ascii="Verdana" w:eastAsia="SimSun" w:hAnsi="Verdana" w:cs="Calibri"/>
          <w:sz w:val="22"/>
          <w:szCs w:val="22"/>
          <w:lang w:eastAsia="zh-CN"/>
        </w:rPr>
      </w:pPr>
      <w:r w:rsidRPr="008C5C34">
        <w:rPr>
          <w:rFonts w:ascii="Verdana" w:eastAsia="SimSun" w:hAnsi="Verdana" w:cs="Calibri"/>
          <w:sz w:val="22"/>
          <w:szCs w:val="22"/>
          <w:lang w:val="en-US" w:eastAsia="zh-CN"/>
        </w:rPr>
        <w:t>SiO2 =4%</w:t>
      </w:r>
      <w:r w:rsidRPr="008C5C34">
        <w:rPr>
          <w:rFonts w:ascii="Verdana" w:eastAsia="SimSun" w:hAnsi="Verdana" w:cs="Calibri"/>
          <w:sz w:val="22"/>
          <w:szCs w:val="22"/>
          <w:lang w:eastAsia="zh-CN"/>
        </w:rPr>
        <w:t>,</w:t>
      </w:r>
      <w:r w:rsidR="00655FCC">
        <w:rPr>
          <w:rFonts w:ascii="Verdana" w:eastAsia="SimSun" w:hAnsi="Verdana" w:cs="Calibri"/>
          <w:sz w:val="22"/>
          <w:szCs w:val="22"/>
          <w:lang w:eastAsia="zh-CN"/>
        </w:rPr>
        <w:t xml:space="preserve"> </w:t>
      </w:r>
      <w:r w:rsidRPr="008C5C34">
        <w:rPr>
          <w:rFonts w:ascii="Verdana" w:eastAsia="SimSun" w:hAnsi="Verdana" w:cs="Calibri"/>
          <w:sz w:val="22"/>
          <w:szCs w:val="22"/>
          <w:lang w:eastAsia="zh-CN"/>
        </w:rPr>
        <w:t>no bonus and no penalty.</w:t>
      </w:r>
    </w:p>
    <w:p w14:paraId="3CF64803" w14:textId="77777777" w:rsidR="00786B06" w:rsidRPr="008C5C34" w:rsidRDefault="00E42445" w:rsidP="00584ED3">
      <w:pPr>
        <w:tabs>
          <w:tab w:val="left" w:pos="0"/>
          <w:tab w:val="left" w:pos="484"/>
          <w:tab w:val="left" w:pos="1440"/>
          <w:tab w:val="left" w:pos="2160"/>
          <w:tab w:val="left" w:pos="3120"/>
        </w:tabs>
        <w:snapToGrid w:val="0"/>
        <w:spacing w:after="0" w:line="240" w:lineRule="auto"/>
        <w:ind w:left="420" w:firstLineChars="9" w:firstLine="20"/>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SiO2 &lt; 4%: the Bonus USD1.5/DMT for every 1% lower. The proportion of deficiency is calculated proportionally</w:t>
      </w:r>
    </w:p>
    <w:p w14:paraId="4F3582DD" w14:textId="133DAEC3" w:rsidR="00786B06" w:rsidRPr="008C5C34" w:rsidRDefault="009720BD" w:rsidP="00584ED3">
      <w:pPr>
        <w:tabs>
          <w:tab w:val="left" w:pos="0"/>
          <w:tab w:val="left" w:pos="484"/>
          <w:tab w:val="left" w:pos="1440"/>
          <w:tab w:val="left" w:pos="2160"/>
          <w:tab w:val="left" w:pos="3120"/>
        </w:tabs>
        <w:spacing w:after="0" w:line="240" w:lineRule="auto"/>
        <w:ind w:left="420" w:firstLineChars="9" w:firstLine="20"/>
        <w:rPr>
          <w:rFonts w:ascii="Verdana" w:eastAsia="SimSun" w:hAnsi="Verdana" w:cs="Calibri"/>
          <w:sz w:val="22"/>
          <w:szCs w:val="22"/>
          <w:lang w:val="en-US" w:eastAsia="zh-CN"/>
        </w:rPr>
      </w:pPr>
      <w:ins w:id="5" w:author="iball" w:date="2024-12-21T20:34:00Z">
        <w:r w:rsidRPr="009D0D63">
          <w:rPr>
            <w:rFonts w:ascii="Verdana" w:eastAsia="SimSun" w:hAnsi="Verdana" w:cs="Calibri"/>
            <w:sz w:val="22"/>
            <w:szCs w:val="22"/>
            <w:lang w:val="en-US" w:eastAsia="zh-CN"/>
          </w:rPr>
          <w:t>6</w:t>
        </w:r>
      </w:ins>
      <w:r w:rsidR="00E42445" w:rsidRPr="009D0D63">
        <w:rPr>
          <w:rFonts w:ascii="Verdana" w:eastAsia="SimSun" w:hAnsi="Verdana" w:cs="Calibri"/>
          <w:sz w:val="22"/>
          <w:szCs w:val="22"/>
          <w:lang w:val="en-US" w:eastAsia="zh-CN"/>
        </w:rPr>
        <w:t>%&gt;SiO2 &gt;</w:t>
      </w:r>
      <w:ins w:id="6" w:author="iball" w:date="2024-12-21T20:34:00Z">
        <w:r w:rsidRPr="009D0D63">
          <w:rPr>
            <w:rFonts w:ascii="Verdana" w:eastAsia="SimSun" w:hAnsi="Verdana" w:cs="Calibri"/>
            <w:sz w:val="22"/>
            <w:szCs w:val="22"/>
            <w:lang w:val="en-US" w:eastAsia="zh-CN"/>
          </w:rPr>
          <w:t>5</w:t>
        </w:r>
      </w:ins>
      <w:r w:rsidR="00E42445" w:rsidRPr="009D0D63">
        <w:rPr>
          <w:rFonts w:ascii="Verdana" w:eastAsia="SimSun" w:hAnsi="Verdana" w:cs="Calibri"/>
          <w:sz w:val="22"/>
          <w:szCs w:val="22"/>
          <w:lang w:val="en-US" w:eastAsia="zh-CN"/>
        </w:rPr>
        <w:t>%</w:t>
      </w:r>
      <w:r w:rsidR="00E42445" w:rsidRPr="008C5C34">
        <w:rPr>
          <w:rFonts w:ascii="Verdana" w:eastAsia="SimSun" w:hAnsi="Verdana" w:cs="Calibri"/>
          <w:color w:val="FF0000"/>
          <w:sz w:val="22"/>
          <w:szCs w:val="22"/>
          <w:lang w:val="en-US" w:eastAsia="zh-CN"/>
        </w:rPr>
        <w:t xml:space="preserve"> </w:t>
      </w:r>
      <w:r w:rsidR="00E42445" w:rsidRPr="008C5C34">
        <w:rPr>
          <w:rFonts w:ascii="Verdana" w:eastAsia="SimSun" w:hAnsi="Verdana" w:cs="Calibri"/>
          <w:sz w:val="22"/>
          <w:szCs w:val="22"/>
          <w:lang w:val="en-US" w:eastAsia="zh-CN"/>
        </w:rPr>
        <w:t>the Penalty is USD1.5/DMT for every 1% higher.</w:t>
      </w:r>
      <w:r w:rsidR="009D0D63">
        <w:rPr>
          <w:rFonts w:ascii="Verdana" w:eastAsia="SimSun" w:hAnsi="Verdana" w:cs="Calibri"/>
          <w:sz w:val="22"/>
          <w:szCs w:val="22"/>
          <w:lang w:val="en-US" w:eastAsia="zh-CN"/>
        </w:rPr>
        <w:t xml:space="preserve"> </w:t>
      </w:r>
      <w:r w:rsidR="00E42445" w:rsidRPr="008C5C34">
        <w:rPr>
          <w:rFonts w:ascii="Verdana" w:eastAsia="SimSun" w:hAnsi="Verdana" w:cs="Calibri"/>
          <w:sz w:val="22"/>
          <w:szCs w:val="22"/>
          <w:lang w:val="en-US" w:eastAsia="zh-CN"/>
        </w:rPr>
        <w:t xml:space="preserve">The proportion of deficiency is calculated </w:t>
      </w:r>
      <w:r w:rsidR="009D0D63">
        <w:rPr>
          <w:rFonts w:ascii="Verdana" w:eastAsia="SimSun" w:hAnsi="Verdana" w:cs="Calibri"/>
          <w:sz w:val="22"/>
          <w:szCs w:val="22"/>
          <w:lang w:val="en-US" w:eastAsia="zh-CN"/>
        </w:rPr>
        <w:t xml:space="preserve">on </w:t>
      </w:r>
      <w:r w:rsidR="00E42445" w:rsidRPr="008C5C34">
        <w:rPr>
          <w:rFonts w:ascii="Verdana" w:eastAsia="SimSun" w:hAnsi="Verdana" w:cs="Calibri"/>
          <w:sz w:val="22"/>
          <w:szCs w:val="22"/>
          <w:lang w:val="en-US" w:eastAsia="zh-CN"/>
        </w:rPr>
        <w:t>pro</w:t>
      </w:r>
      <w:r w:rsidR="009D0D63">
        <w:rPr>
          <w:rFonts w:ascii="Verdana" w:eastAsia="SimSun" w:hAnsi="Verdana" w:cs="Calibri"/>
          <w:sz w:val="22"/>
          <w:szCs w:val="22"/>
          <w:lang w:val="en-US" w:eastAsia="zh-CN"/>
        </w:rPr>
        <w:t xml:space="preserve"> rata basis</w:t>
      </w:r>
      <w:r w:rsidR="00E42445" w:rsidRPr="008C5C34">
        <w:rPr>
          <w:rFonts w:ascii="Verdana" w:eastAsia="SimSun" w:hAnsi="Verdana" w:cs="Calibri"/>
          <w:sz w:val="22"/>
          <w:szCs w:val="22"/>
          <w:lang w:val="en-US" w:eastAsia="zh-CN"/>
        </w:rPr>
        <w:t xml:space="preserve"> </w:t>
      </w:r>
    </w:p>
    <w:p w14:paraId="52EA4814" w14:textId="2CBA6702" w:rsidR="00786B06" w:rsidRPr="008C5C34" w:rsidRDefault="00E42445" w:rsidP="00584ED3">
      <w:pPr>
        <w:tabs>
          <w:tab w:val="left" w:pos="0"/>
          <w:tab w:val="left" w:pos="484"/>
          <w:tab w:val="left" w:pos="1440"/>
          <w:tab w:val="left" w:pos="2160"/>
          <w:tab w:val="left" w:pos="3120"/>
        </w:tabs>
        <w:spacing w:after="0" w:line="240" w:lineRule="auto"/>
        <w:ind w:left="420" w:firstLineChars="9" w:firstLine="20"/>
        <w:rPr>
          <w:rFonts w:ascii="Verdana" w:eastAsia="SimSun" w:hAnsi="Verdana" w:cs="Calibri"/>
          <w:sz w:val="22"/>
          <w:szCs w:val="22"/>
          <w:lang w:val="en-US" w:eastAsia="zh-CN"/>
        </w:rPr>
      </w:pPr>
      <w:r w:rsidRPr="008C5C34">
        <w:rPr>
          <w:rFonts w:ascii="Verdana" w:eastAsia="SimSun" w:hAnsi="Verdana" w:cs="Calibri"/>
          <w:color w:val="FF0000"/>
          <w:sz w:val="22"/>
          <w:szCs w:val="22"/>
          <w:lang w:val="en-US" w:eastAsia="zh-CN"/>
        </w:rPr>
        <w:lastRenderedPageBreak/>
        <w:t xml:space="preserve">SiO2 ≥ </w:t>
      </w:r>
      <w:ins w:id="7" w:author="iball" w:date="2024-12-21T20:34:00Z">
        <w:r w:rsidR="009720BD" w:rsidRPr="008C5C34">
          <w:rPr>
            <w:rFonts w:ascii="Verdana" w:eastAsia="SimSun" w:hAnsi="Verdana" w:cs="Calibri"/>
            <w:color w:val="FF0000"/>
            <w:sz w:val="22"/>
            <w:szCs w:val="22"/>
            <w:lang w:val="en-US" w:eastAsia="zh-CN"/>
          </w:rPr>
          <w:t>6</w:t>
        </w:r>
      </w:ins>
      <w:r w:rsidRPr="008C5C34">
        <w:rPr>
          <w:rFonts w:ascii="Verdana" w:eastAsia="SimSun" w:hAnsi="Verdana" w:cs="Calibri"/>
          <w:color w:val="FF0000"/>
          <w:sz w:val="22"/>
          <w:szCs w:val="22"/>
          <w:lang w:val="en-US" w:eastAsia="zh-CN"/>
        </w:rPr>
        <w:t xml:space="preserve">% </w:t>
      </w:r>
      <w:r w:rsidRPr="008C5C34">
        <w:rPr>
          <w:rFonts w:ascii="Verdana" w:eastAsia="SimSun" w:hAnsi="Verdana" w:cs="Calibri"/>
          <w:sz w:val="22"/>
          <w:szCs w:val="22"/>
          <w:lang w:val="en-US" w:eastAsia="zh-CN"/>
        </w:rPr>
        <w:t>the Buyer has the right to reject the shipment,</w:t>
      </w:r>
      <w:r w:rsidR="009D0D63">
        <w:rPr>
          <w:rFonts w:ascii="Verdana" w:eastAsia="SimSun" w:hAnsi="Verdana" w:cs="Calibri"/>
          <w:sz w:val="22"/>
          <w:szCs w:val="22"/>
          <w:lang w:val="en-US" w:eastAsia="zh-CN"/>
        </w:rPr>
        <w:t xml:space="preserve"> </w:t>
      </w:r>
      <w:r w:rsidRPr="008C5C34">
        <w:rPr>
          <w:rFonts w:ascii="Verdana" w:eastAsia="SimSun" w:hAnsi="Verdana" w:cs="Calibri"/>
          <w:sz w:val="22"/>
          <w:szCs w:val="22"/>
          <w:lang w:val="en-US" w:eastAsia="zh-CN"/>
        </w:rPr>
        <w:t xml:space="preserve">or price to be renegotiated by the Seller and Buyer. </w:t>
      </w:r>
    </w:p>
    <w:bookmarkEnd w:id="4"/>
    <w:p w14:paraId="16046FE3" w14:textId="4C2B583E" w:rsidR="00786B06" w:rsidRPr="008C5C34" w:rsidRDefault="00E42445" w:rsidP="005A3B49">
      <w:pPr>
        <w:tabs>
          <w:tab w:val="left" w:pos="0"/>
          <w:tab w:val="left" w:pos="484"/>
          <w:tab w:val="left" w:pos="1440"/>
          <w:tab w:val="left" w:pos="2160"/>
          <w:tab w:val="left" w:pos="3120"/>
        </w:tabs>
        <w:snapToGrid w:val="0"/>
        <w:spacing w:after="0" w:line="240" w:lineRule="auto"/>
        <w:ind w:firstLineChars="200" w:firstLine="449"/>
        <w:jc w:val="both"/>
        <w:textAlignment w:val="baseline"/>
        <w:rPr>
          <w:rFonts w:ascii="Verdana" w:eastAsia="SimSun" w:hAnsi="Verdana"/>
          <w:b/>
          <w:sz w:val="22"/>
          <w:szCs w:val="22"/>
          <w:lang w:eastAsia="zh-CN"/>
        </w:rPr>
      </w:pPr>
      <w:r w:rsidRPr="008C5C34">
        <w:rPr>
          <w:rFonts w:ascii="Verdana" w:eastAsia="SimSun" w:hAnsi="Verdana"/>
          <w:b/>
          <w:sz w:val="22"/>
          <w:szCs w:val="22"/>
          <w:lang w:eastAsia="zh-CN"/>
        </w:rPr>
        <w:t>Free Moisture</w:t>
      </w:r>
      <w:r w:rsidR="009D0D63" w:rsidRPr="008C5C34">
        <w:rPr>
          <w:rFonts w:ascii="Verdana" w:eastAsia="SimSun" w:hAnsi="Verdana"/>
          <w:b/>
          <w:sz w:val="22"/>
          <w:szCs w:val="22"/>
          <w:lang w:eastAsia="zh-CN"/>
        </w:rPr>
        <w:t xml:space="preserve"> </w:t>
      </w:r>
      <w:r w:rsidRPr="008C5C34">
        <w:rPr>
          <w:rFonts w:ascii="Verdana" w:eastAsia="SimSun" w:hAnsi="Verdana"/>
          <w:b/>
          <w:sz w:val="22"/>
          <w:szCs w:val="22"/>
          <w:lang w:eastAsia="zh-CN"/>
        </w:rPr>
        <w:t>(%)</w:t>
      </w:r>
      <w:r w:rsidR="00584ED3">
        <w:rPr>
          <w:rFonts w:ascii="Verdana" w:eastAsia="SimSun" w:hAnsi="Verdana"/>
          <w:b/>
          <w:sz w:val="22"/>
          <w:szCs w:val="22"/>
          <w:lang w:eastAsia="zh-CN"/>
        </w:rPr>
        <w:t>:</w:t>
      </w:r>
    </w:p>
    <w:p w14:paraId="434513DB" w14:textId="7662A0F8" w:rsidR="00786B06" w:rsidRPr="008C5C34" w:rsidRDefault="00E42445" w:rsidP="00584ED3">
      <w:pPr>
        <w:tabs>
          <w:tab w:val="left" w:pos="0"/>
          <w:tab w:val="left" w:pos="484"/>
          <w:tab w:val="left" w:pos="1440"/>
          <w:tab w:val="left" w:pos="2160"/>
          <w:tab w:val="left" w:pos="3120"/>
        </w:tabs>
        <w:snapToGrid w:val="0"/>
        <w:spacing w:after="0" w:line="240" w:lineRule="auto"/>
        <w:ind w:left="420" w:firstLineChars="9" w:firstLine="20"/>
        <w:jc w:val="both"/>
        <w:textAlignment w:val="baseline"/>
        <w:rPr>
          <w:rFonts w:ascii="Verdana" w:eastAsia="SimSun" w:hAnsi="Verdana" w:cs="Calibri"/>
          <w:sz w:val="22"/>
          <w:szCs w:val="22"/>
          <w:lang w:eastAsia="zh-CN"/>
        </w:rPr>
      </w:pPr>
      <w:r w:rsidRPr="008C5C34">
        <w:rPr>
          <w:rFonts w:ascii="Verdana" w:eastAsia="SimSun" w:hAnsi="Verdana" w:cs="Calibri"/>
          <w:sz w:val="22"/>
          <w:szCs w:val="22"/>
          <w:lang w:eastAsia="zh-CN"/>
        </w:rPr>
        <w:t>Free Moisture</w:t>
      </w:r>
      <w:r w:rsidRPr="008C5C34">
        <w:rPr>
          <w:rFonts w:ascii="Verdana" w:eastAsia="SimSun" w:hAnsi="Verdana" w:cs="Calibri"/>
          <w:sz w:val="22"/>
          <w:szCs w:val="22"/>
        </w:rPr>
        <w:t>&gt;1</w:t>
      </w:r>
      <w:r w:rsidRPr="008C5C34">
        <w:rPr>
          <w:rFonts w:ascii="Verdana" w:eastAsia="SimSun" w:hAnsi="Verdana" w:cs="Calibri"/>
          <w:sz w:val="22"/>
          <w:szCs w:val="22"/>
          <w:lang w:val="en-US" w:eastAsia="zh-CN"/>
        </w:rPr>
        <w:t>0</w:t>
      </w:r>
      <w:r w:rsidRPr="008C5C34">
        <w:rPr>
          <w:rFonts w:ascii="Verdana" w:eastAsia="SimSun" w:hAnsi="Verdana" w:cs="Calibri"/>
          <w:sz w:val="22"/>
          <w:szCs w:val="22"/>
        </w:rPr>
        <w:t>%, the penalty is US$0.</w:t>
      </w:r>
      <w:r w:rsidRPr="008C5C34">
        <w:rPr>
          <w:rFonts w:ascii="Verdana" w:eastAsia="SimSun" w:hAnsi="Verdana" w:cs="Calibri"/>
          <w:sz w:val="22"/>
          <w:szCs w:val="22"/>
          <w:lang w:eastAsia="zh-CN"/>
        </w:rPr>
        <w:t>1</w:t>
      </w:r>
      <w:r w:rsidRPr="008C5C34">
        <w:rPr>
          <w:rFonts w:ascii="Verdana" w:eastAsia="SimSun" w:hAnsi="Verdana" w:cs="Calibri"/>
          <w:sz w:val="22"/>
          <w:szCs w:val="22"/>
        </w:rPr>
        <w:t>/</w:t>
      </w:r>
      <w:proofErr w:type="spellStart"/>
      <w:r w:rsidRPr="008C5C34">
        <w:rPr>
          <w:rFonts w:ascii="Verdana" w:eastAsia="SimSun" w:hAnsi="Verdana" w:cs="Calibri"/>
          <w:sz w:val="22"/>
          <w:szCs w:val="22"/>
        </w:rPr>
        <w:t>dmt</w:t>
      </w:r>
      <w:proofErr w:type="spellEnd"/>
      <w:r w:rsidRPr="008C5C34">
        <w:rPr>
          <w:rFonts w:ascii="Verdana" w:eastAsia="SimSun" w:hAnsi="Verdana" w:cs="Calibri"/>
          <w:sz w:val="22"/>
          <w:szCs w:val="22"/>
        </w:rPr>
        <w:t xml:space="preserve"> for every 1% higher, pro rata for fractions of </w:t>
      </w:r>
      <w:r w:rsidRPr="008C5C34">
        <w:rPr>
          <w:rFonts w:ascii="Verdana" w:eastAsia="SimSun" w:hAnsi="Verdana" w:cs="Calibri"/>
          <w:sz w:val="22"/>
          <w:szCs w:val="22"/>
          <w:lang w:eastAsia="zh-CN"/>
        </w:rPr>
        <w:t>%</w:t>
      </w:r>
    </w:p>
    <w:p w14:paraId="4C17A1D5" w14:textId="3DB26F59" w:rsidR="00786B06" w:rsidRPr="008C5C34" w:rsidRDefault="00E42445" w:rsidP="00584ED3">
      <w:pPr>
        <w:tabs>
          <w:tab w:val="left" w:pos="0"/>
          <w:tab w:val="left" w:pos="1440"/>
          <w:tab w:val="left" w:pos="2160"/>
          <w:tab w:val="left" w:pos="3120"/>
        </w:tabs>
        <w:snapToGrid w:val="0"/>
        <w:spacing w:after="0" w:line="240" w:lineRule="auto"/>
        <w:ind w:firstLineChars="200" w:firstLine="440"/>
        <w:jc w:val="both"/>
        <w:textAlignment w:val="baseline"/>
        <w:rPr>
          <w:rFonts w:ascii="Verdana" w:eastAsia="SimSun" w:hAnsi="Verdana" w:cs="Calibri"/>
          <w:sz w:val="22"/>
          <w:szCs w:val="22"/>
          <w:lang w:eastAsia="zh-CN"/>
        </w:rPr>
      </w:pPr>
      <w:r w:rsidRPr="008C5C34">
        <w:rPr>
          <w:rFonts w:ascii="Verdana" w:eastAsia="SimSun" w:hAnsi="Verdana" w:cs="Calibri"/>
          <w:sz w:val="22"/>
          <w:szCs w:val="22"/>
          <w:lang w:val="en-US" w:eastAsia="zh-CN"/>
        </w:rPr>
        <w:t>7</w:t>
      </w:r>
      <w:r w:rsidRPr="008C5C34">
        <w:rPr>
          <w:rFonts w:ascii="Verdana" w:eastAsia="SimSun" w:hAnsi="Verdana" w:cs="Calibri"/>
          <w:sz w:val="22"/>
          <w:szCs w:val="22"/>
          <w:lang w:eastAsia="zh-CN"/>
        </w:rPr>
        <w:t>%</w:t>
      </w:r>
      <w:r w:rsidR="00584ED3">
        <w:rPr>
          <w:rFonts w:ascii="Verdana" w:eastAsia="SimSun" w:hAnsi="Verdana" w:cs="Calibri"/>
          <w:sz w:val="22"/>
          <w:szCs w:val="22"/>
        </w:rPr>
        <w:t>&gt;</w:t>
      </w:r>
      <w:r w:rsidRPr="008C5C34">
        <w:rPr>
          <w:rFonts w:ascii="Verdana" w:eastAsia="SimSun" w:hAnsi="Verdana" w:cs="Calibri"/>
          <w:sz w:val="22"/>
          <w:szCs w:val="22"/>
          <w:lang w:eastAsia="zh-CN"/>
        </w:rPr>
        <w:t>Free Moisture</w:t>
      </w:r>
      <w:r w:rsidRPr="008C5C34">
        <w:rPr>
          <w:rFonts w:ascii="Verdana" w:eastAsia="SimSun" w:hAnsi="Verdana" w:cs="Calibri"/>
          <w:sz w:val="22"/>
          <w:szCs w:val="22"/>
        </w:rPr>
        <w:t xml:space="preserve"> ≤</w:t>
      </w:r>
      <w:r w:rsidRPr="008C5C34">
        <w:rPr>
          <w:rFonts w:ascii="Verdana" w:eastAsia="SimSun" w:hAnsi="Verdana" w:cs="Calibri"/>
          <w:sz w:val="22"/>
          <w:szCs w:val="22"/>
          <w:lang w:eastAsia="zh-CN"/>
        </w:rPr>
        <w:t>1</w:t>
      </w:r>
      <w:r w:rsidRPr="008C5C34">
        <w:rPr>
          <w:rFonts w:ascii="Verdana" w:eastAsia="SimSun" w:hAnsi="Verdana" w:cs="Calibri"/>
          <w:sz w:val="22"/>
          <w:szCs w:val="22"/>
          <w:lang w:val="en-US" w:eastAsia="zh-CN"/>
        </w:rPr>
        <w:t>0</w:t>
      </w:r>
      <w:r w:rsidRPr="008C5C34">
        <w:rPr>
          <w:rFonts w:ascii="Verdana" w:eastAsia="SimSun" w:hAnsi="Verdana" w:cs="Calibri"/>
          <w:sz w:val="22"/>
          <w:szCs w:val="22"/>
        </w:rPr>
        <w:t>%</w:t>
      </w:r>
      <w:r w:rsidRPr="008C5C34">
        <w:rPr>
          <w:rFonts w:ascii="Verdana" w:eastAsia="SimSun" w:hAnsi="Verdana" w:cs="Calibri"/>
          <w:sz w:val="22"/>
          <w:szCs w:val="22"/>
          <w:lang w:eastAsia="zh-CN"/>
        </w:rPr>
        <w:t>,</w:t>
      </w:r>
      <w:r w:rsidR="00A95C2D">
        <w:rPr>
          <w:rFonts w:ascii="Verdana" w:eastAsia="SimSun" w:hAnsi="Verdana" w:cs="Calibri"/>
          <w:sz w:val="22"/>
          <w:szCs w:val="22"/>
          <w:lang w:eastAsia="zh-CN"/>
        </w:rPr>
        <w:t xml:space="preserve"> no bonus and no penalty</w:t>
      </w:r>
    </w:p>
    <w:p w14:paraId="41A84A16" w14:textId="0CD9AE41" w:rsidR="00786B06" w:rsidRPr="008C5C34" w:rsidRDefault="00E42445" w:rsidP="00584ED3">
      <w:pPr>
        <w:tabs>
          <w:tab w:val="left" w:pos="0"/>
          <w:tab w:val="left" w:pos="1440"/>
          <w:tab w:val="left" w:pos="2160"/>
          <w:tab w:val="left" w:pos="3120"/>
        </w:tabs>
        <w:snapToGrid w:val="0"/>
        <w:spacing w:after="0" w:line="240" w:lineRule="auto"/>
        <w:ind w:left="420" w:firstLineChars="9" w:firstLine="20"/>
        <w:jc w:val="both"/>
        <w:textAlignment w:val="baseline"/>
        <w:rPr>
          <w:rFonts w:ascii="Verdana" w:eastAsia="SimSun" w:hAnsi="Verdana" w:cs="Calibri"/>
          <w:sz w:val="22"/>
          <w:szCs w:val="22"/>
          <w:lang w:eastAsia="zh-CN"/>
        </w:rPr>
      </w:pPr>
      <w:r w:rsidRPr="008C5C34">
        <w:rPr>
          <w:rFonts w:ascii="Verdana" w:eastAsia="SimSun" w:hAnsi="Verdana" w:cs="Calibri"/>
          <w:sz w:val="22"/>
          <w:szCs w:val="22"/>
          <w:lang w:eastAsia="zh-CN"/>
        </w:rPr>
        <w:t>Free Moisture</w:t>
      </w:r>
      <w:r w:rsidRPr="008C5C34">
        <w:rPr>
          <w:rFonts w:ascii="Verdana" w:eastAsia="SimSun" w:hAnsi="Verdana" w:cs="Calibri"/>
          <w:sz w:val="22"/>
          <w:szCs w:val="22"/>
        </w:rPr>
        <w:t xml:space="preserve"> &lt; </w:t>
      </w:r>
      <w:r w:rsidRPr="008C5C34">
        <w:rPr>
          <w:rFonts w:ascii="Verdana" w:eastAsia="SimSun" w:hAnsi="Verdana" w:cs="Calibri"/>
          <w:sz w:val="22"/>
          <w:szCs w:val="22"/>
          <w:lang w:val="en-US" w:eastAsia="zh-CN"/>
        </w:rPr>
        <w:t>7</w:t>
      </w:r>
      <w:r w:rsidRPr="008C5C34">
        <w:rPr>
          <w:rFonts w:ascii="Verdana" w:eastAsia="SimSun" w:hAnsi="Verdana" w:cs="Calibri"/>
          <w:sz w:val="22"/>
          <w:szCs w:val="22"/>
        </w:rPr>
        <w:t xml:space="preserve">%, </w:t>
      </w:r>
      <w:r w:rsidRPr="008C5C34">
        <w:rPr>
          <w:rFonts w:ascii="Verdana" w:eastAsia="SimSun" w:hAnsi="Verdana" w:cs="Calibri"/>
          <w:sz w:val="22"/>
          <w:szCs w:val="22"/>
          <w:lang w:eastAsia="zh-CN"/>
        </w:rPr>
        <w:t>the</w:t>
      </w:r>
      <w:r w:rsidRPr="008C5C34">
        <w:rPr>
          <w:rFonts w:ascii="Verdana" w:eastAsia="SimSun" w:hAnsi="Verdana" w:cs="Calibri"/>
          <w:sz w:val="22"/>
          <w:szCs w:val="22"/>
        </w:rPr>
        <w:t xml:space="preserve"> bonus</w:t>
      </w:r>
      <w:r w:rsidRPr="008C5C34">
        <w:rPr>
          <w:rFonts w:ascii="Verdana" w:eastAsia="SimSun" w:hAnsi="Verdana" w:cs="Calibri"/>
          <w:sz w:val="22"/>
          <w:szCs w:val="22"/>
          <w:lang w:eastAsia="zh-CN"/>
        </w:rPr>
        <w:t xml:space="preserve"> </w:t>
      </w:r>
      <w:r w:rsidRPr="008C5C34">
        <w:rPr>
          <w:rFonts w:ascii="Verdana" w:eastAsia="SimSun" w:hAnsi="Verdana" w:cs="Calibri"/>
          <w:sz w:val="22"/>
          <w:szCs w:val="22"/>
        </w:rPr>
        <w:t>is US$0.</w:t>
      </w:r>
      <w:r w:rsidRPr="008C5C34">
        <w:rPr>
          <w:rFonts w:ascii="Verdana" w:eastAsia="SimSun" w:hAnsi="Verdana" w:cs="Calibri"/>
          <w:sz w:val="22"/>
          <w:szCs w:val="22"/>
          <w:lang w:eastAsia="zh-CN"/>
        </w:rPr>
        <w:t>1</w:t>
      </w:r>
      <w:r w:rsidRPr="008C5C34">
        <w:rPr>
          <w:rFonts w:ascii="Verdana" w:eastAsia="SimSun" w:hAnsi="Verdana" w:cs="Calibri"/>
          <w:sz w:val="22"/>
          <w:szCs w:val="22"/>
        </w:rPr>
        <w:t>/</w:t>
      </w:r>
      <w:proofErr w:type="spellStart"/>
      <w:r w:rsidRPr="008C5C34">
        <w:rPr>
          <w:rFonts w:ascii="Verdana" w:eastAsia="SimSun" w:hAnsi="Verdana" w:cs="Calibri"/>
          <w:sz w:val="22"/>
          <w:szCs w:val="22"/>
        </w:rPr>
        <w:t>dmt</w:t>
      </w:r>
      <w:proofErr w:type="spellEnd"/>
      <w:r w:rsidRPr="008C5C34">
        <w:rPr>
          <w:rFonts w:ascii="Verdana" w:eastAsia="SimSun" w:hAnsi="Verdana" w:cs="Calibri"/>
          <w:sz w:val="22"/>
          <w:szCs w:val="22"/>
        </w:rPr>
        <w:t xml:space="preserve"> for every 1% higher, pro rata for fractions of </w:t>
      </w:r>
      <w:r w:rsidRPr="008C5C34">
        <w:rPr>
          <w:rFonts w:ascii="Verdana" w:eastAsia="SimSun" w:hAnsi="Verdana" w:cs="Calibri"/>
          <w:sz w:val="22"/>
          <w:szCs w:val="22"/>
          <w:lang w:eastAsia="zh-CN"/>
        </w:rPr>
        <w:t xml:space="preserve">% </w:t>
      </w:r>
    </w:p>
    <w:p w14:paraId="4854FBE7" w14:textId="01668F3D" w:rsidR="00786B06" w:rsidRPr="008C5C34" w:rsidRDefault="00E42445" w:rsidP="00584ED3">
      <w:pPr>
        <w:tabs>
          <w:tab w:val="left" w:pos="0"/>
          <w:tab w:val="left" w:pos="484"/>
          <w:tab w:val="left" w:pos="1440"/>
          <w:tab w:val="left" w:pos="2160"/>
          <w:tab w:val="left" w:pos="3120"/>
        </w:tabs>
        <w:spacing w:after="0" w:line="240" w:lineRule="auto"/>
        <w:ind w:left="420" w:firstLineChars="9" w:firstLine="20"/>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Free Moisture ≥ 12% the Buyer has the right to reject the shipment,</w:t>
      </w:r>
      <w:r w:rsidR="00584ED3">
        <w:rPr>
          <w:rFonts w:ascii="Verdana" w:eastAsia="SimSun" w:hAnsi="Verdana" w:cs="Calibri"/>
          <w:sz w:val="22"/>
          <w:szCs w:val="22"/>
          <w:lang w:val="en-US" w:eastAsia="zh-CN"/>
        </w:rPr>
        <w:t xml:space="preserve"> </w:t>
      </w:r>
      <w:r w:rsidRPr="008C5C34">
        <w:rPr>
          <w:rFonts w:ascii="Verdana" w:eastAsia="SimSun" w:hAnsi="Verdana" w:cs="Calibri"/>
          <w:sz w:val="22"/>
          <w:szCs w:val="22"/>
          <w:lang w:val="en-US" w:eastAsia="zh-CN"/>
        </w:rPr>
        <w:t xml:space="preserve">or price to be renegotiated by the Seller and Buyer. </w:t>
      </w:r>
    </w:p>
    <w:p w14:paraId="13DC7FAB" w14:textId="35E511F3" w:rsidR="00786B06" w:rsidRPr="00584ED3" w:rsidRDefault="00584ED3" w:rsidP="005A3B49">
      <w:pPr>
        <w:tabs>
          <w:tab w:val="left" w:pos="1440"/>
          <w:tab w:val="left" w:pos="2160"/>
          <w:tab w:val="left" w:pos="2880"/>
        </w:tabs>
        <w:snapToGrid w:val="0"/>
        <w:spacing w:after="0" w:line="240" w:lineRule="auto"/>
        <w:ind w:firstLineChars="200" w:firstLine="449"/>
        <w:jc w:val="both"/>
        <w:textAlignment w:val="baseline"/>
        <w:rPr>
          <w:rFonts w:ascii="Verdana" w:eastAsia="SimSun" w:hAnsi="Verdana" w:cs="Calibri"/>
          <w:b/>
          <w:sz w:val="22"/>
          <w:szCs w:val="22"/>
          <w:lang w:val="en-US" w:eastAsia="zh-CN"/>
        </w:rPr>
      </w:pPr>
      <w:r w:rsidRPr="00584ED3">
        <w:rPr>
          <w:rFonts w:ascii="Verdana" w:eastAsia="SimSun" w:hAnsi="Verdana" w:cs="Calibri"/>
          <w:b/>
          <w:sz w:val="22"/>
          <w:szCs w:val="22"/>
          <w:lang w:val="en-US" w:eastAsia="zh-CN"/>
        </w:rPr>
        <w:t>Size</w:t>
      </w:r>
      <w:r>
        <w:rPr>
          <w:rFonts w:ascii="Verdana" w:eastAsia="SimSun" w:hAnsi="Verdana" w:cs="Calibri"/>
          <w:b/>
          <w:sz w:val="22"/>
          <w:szCs w:val="22"/>
          <w:lang w:val="en-US" w:eastAsia="zh-CN"/>
        </w:rPr>
        <w:t>:</w:t>
      </w:r>
    </w:p>
    <w:p w14:paraId="0D1A703B" w14:textId="77777777" w:rsidR="00786B06" w:rsidRDefault="00E42445" w:rsidP="00584ED3">
      <w:pPr>
        <w:tabs>
          <w:tab w:val="left" w:pos="0"/>
          <w:tab w:val="left" w:pos="484"/>
          <w:tab w:val="left" w:pos="1440"/>
          <w:tab w:val="left" w:pos="2160"/>
          <w:tab w:val="left" w:pos="3120"/>
        </w:tabs>
        <w:spacing w:after="0" w:line="240" w:lineRule="auto"/>
        <w:ind w:left="420" w:firstLineChars="9" w:firstLine="20"/>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If the size 0-100 mm is below 95%, then penalty applicable at the rate of USD 0.50 PDMT for each 1% decrease, fraction pro-rata.</w:t>
      </w:r>
    </w:p>
    <w:p w14:paraId="3CDF2E3E" w14:textId="77777777" w:rsidR="00617E37" w:rsidRPr="008C5C34" w:rsidRDefault="00617E37" w:rsidP="00160003">
      <w:pPr>
        <w:tabs>
          <w:tab w:val="left" w:pos="360"/>
          <w:tab w:val="left" w:pos="1440"/>
          <w:tab w:val="left" w:pos="2160"/>
          <w:tab w:val="left" w:pos="2880"/>
        </w:tabs>
        <w:snapToGrid w:val="0"/>
        <w:spacing w:before="120" w:line="240" w:lineRule="auto"/>
        <w:jc w:val="both"/>
        <w:textAlignment w:val="baseline"/>
        <w:rPr>
          <w:rFonts w:ascii="Verdana" w:eastAsia="SimSun" w:hAnsi="Verdana" w:cs="Calibri"/>
          <w:b/>
          <w:sz w:val="22"/>
          <w:szCs w:val="22"/>
          <w:u w:val="single" w:color="000000"/>
          <w:lang w:eastAsia="zh-CN"/>
        </w:rPr>
      </w:pPr>
    </w:p>
    <w:p w14:paraId="58FDE59A" w14:textId="36DE8FE3" w:rsidR="00786B06" w:rsidRPr="008C5C34" w:rsidRDefault="00E42445" w:rsidP="005A3B49">
      <w:pPr>
        <w:pStyle w:val="ListParagraph1"/>
        <w:numPr>
          <w:ilvl w:val="0"/>
          <w:numId w:val="1"/>
        </w:numPr>
        <w:tabs>
          <w:tab w:val="clear" w:pos="420"/>
          <w:tab w:val="left" w:pos="1440"/>
          <w:tab w:val="left" w:pos="2160"/>
          <w:tab w:val="left" w:pos="2880"/>
        </w:tabs>
        <w:snapToGrid w:val="0"/>
        <w:spacing w:before="120" w:line="240" w:lineRule="auto"/>
        <w:ind w:firstLineChars="200" w:firstLine="449"/>
        <w:jc w:val="both"/>
        <w:textAlignment w:val="baseline"/>
        <w:rPr>
          <w:rFonts w:ascii="Verdana" w:hAnsi="Verdana" w:cs="Calibri"/>
          <w:sz w:val="22"/>
          <w:szCs w:val="22"/>
        </w:rPr>
      </w:pPr>
      <w:r w:rsidRPr="008C5C34">
        <w:rPr>
          <w:rFonts w:ascii="Verdana" w:hAnsi="Verdana" w:cs="Calibri"/>
          <w:b/>
          <w:sz w:val="22"/>
          <w:szCs w:val="22"/>
          <w:u w:val="single" w:color="000000"/>
          <w:lang w:val="en-GB" w:eastAsia="zh-CN"/>
        </w:rPr>
        <w:t>、</w:t>
      </w:r>
      <w:r w:rsidRPr="008C5C34">
        <w:rPr>
          <w:rFonts w:ascii="Verdana" w:hAnsi="Verdana" w:cs="Calibri"/>
          <w:b/>
          <w:sz w:val="22"/>
          <w:szCs w:val="22"/>
          <w:u w:val="single" w:color="000000"/>
          <w:lang w:val="en-GB"/>
        </w:rPr>
        <w:t>DELIVERY TERMS AND TIME OF DELIVERY</w:t>
      </w:r>
      <w:r w:rsidRPr="008C5C34">
        <w:rPr>
          <w:rFonts w:ascii="Verdana" w:hAnsi="Verdana" w:cs="Calibri"/>
          <w:b/>
          <w:sz w:val="22"/>
          <w:szCs w:val="22"/>
          <w:u w:val="single" w:color="000000"/>
          <w:lang w:eastAsia="zh-CN"/>
        </w:rPr>
        <w:t xml:space="preserve"> </w:t>
      </w:r>
    </w:p>
    <w:p w14:paraId="1F5E200F" w14:textId="6A8EA006" w:rsidR="00786B06" w:rsidRPr="008C5C34" w:rsidRDefault="00E42445" w:rsidP="00953850">
      <w:pPr>
        <w:pStyle w:val="ListParagraph1"/>
        <w:numPr>
          <w:ilvl w:val="2"/>
          <w:numId w:val="1"/>
        </w:numPr>
        <w:tabs>
          <w:tab w:val="left" w:pos="1440"/>
          <w:tab w:val="left" w:pos="2160"/>
          <w:tab w:val="left" w:pos="2880"/>
        </w:tabs>
        <w:snapToGrid w:val="0"/>
        <w:spacing w:before="120" w:line="240" w:lineRule="auto"/>
        <w:jc w:val="both"/>
        <w:textAlignment w:val="baseline"/>
        <w:rPr>
          <w:rFonts w:ascii="Verdana" w:hAnsi="Verdana" w:cs="Calibri"/>
          <w:sz w:val="22"/>
          <w:szCs w:val="22"/>
          <w:lang w:val="en-GB" w:eastAsia="zh-CN"/>
        </w:rPr>
      </w:pPr>
      <w:r w:rsidRPr="008C5C34">
        <w:rPr>
          <w:rFonts w:ascii="Verdana" w:hAnsi="Verdana" w:cs="Calibri"/>
          <w:sz w:val="22"/>
          <w:szCs w:val="22"/>
          <w:lang w:val="en-GB" w:eastAsia="zh-CN"/>
        </w:rPr>
        <w:t xml:space="preserve">CIF </w:t>
      </w:r>
      <w:r w:rsidR="00953850">
        <w:rPr>
          <w:rFonts w:ascii="Verdana" w:hAnsi="Verdana" w:cs="Calibri"/>
          <w:sz w:val="22"/>
          <w:szCs w:val="22"/>
          <w:lang w:eastAsia="zh-CN"/>
        </w:rPr>
        <w:t>(</w:t>
      </w:r>
      <w:r w:rsidR="00953850" w:rsidRPr="00953850">
        <w:rPr>
          <w:rFonts w:ascii="Verdana" w:hAnsi="Verdana" w:cs="Calibri"/>
          <w:sz w:val="22"/>
          <w:szCs w:val="22"/>
          <w:highlight w:val="yellow"/>
          <w:lang w:eastAsia="zh-CN"/>
        </w:rPr>
        <w:t>Actual discharge port</w:t>
      </w:r>
      <w:r w:rsidR="00953850">
        <w:rPr>
          <w:rFonts w:ascii="Verdana" w:hAnsi="Verdana" w:cs="Calibri"/>
          <w:sz w:val="22"/>
          <w:szCs w:val="22"/>
          <w:lang w:eastAsia="zh-CN"/>
        </w:rPr>
        <w:t>)</w:t>
      </w:r>
      <w:r w:rsidRPr="008C5C34">
        <w:rPr>
          <w:rFonts w:ascii="Verdana" w:hAnsi="Verdana" w:cs="Calibri"/>
          <w:sz w:val="22"/>
          <w:szCs w:val="22"/>
          <w:lang w:val="en-GB" w:eastAsia="zh-CN"/>
        </w:rPr>
        <w:t>,</w:t>
      </w:r>
      <w:r w:rsidR="00953850">
        <w:rPr>
          <w:rFonts w:ascii="Verdana" w:hAnsi="Verdana" w:cs="Calibri"/>
          <w:sz w:val="22"/>
          <w:szCs w:val="22"/>
          <w:lang w:val="en-GB" w:eastAsia="zh-CN"/>
        </w:rPr>
        <w:t xml:space="preserve"> </w:t>
      </w:r>
      <w:r w:rsidRPr="008C5C34">
        <w:rPr>
          <w:rFonts w:ascii="Verdana" w:hAnsi="Verdana" w:cs="Calibri"/>
          <w:sz w:val="22"/>
          <w:szCs w:val="22"/>
          <w:lang w:val="en-GB" w:eastAsia="zh-CN"/>
        </w:rPr>
        <w:t>CHINA</w:t>
      </w:r>
      <w:r w:rsidRPr="008C5C34">
        <w:rPr>
          <w:rFonts w:ascii="Verdana" w:hAnsi="Verdana" w:cs="Calibri"/>
          <w:sz w:val="22"/>
          <w:szCs w:val="22"/>
          <w:lang w:val="en-GB"/>
        </w:rPr>
        <w:t xml:space="preserve">. </w:t>
      </w:r>
      <w:r w:rsidRPr="008C5C34">
        <w:rPr>
          <w:rFonts w:ascii="Verdana" w:hAnsi="Verdana" w:cs="Calibri"/>
          <w:sz w:val="22"/>
          <w:szCs w:val="22"/>
          <w:lang w:val="en-GB" w:eastAsia="zh-CN"/>
        </w:rPr>
        <w:t xml:space="preserve">The Seller’s designated anchorage port for ocean-cargo declare </w:t>
      </w:r>
      <w:r w:rsidRPr="008C5C34">
        <w:rPr>
          <w:rFonts w:ascii="Verdana" w:hAnsi="Verdana" w:cs="Calibri"/>
          <w:sz w:val="22"/>
          <w:szCs w:val="22"/>
          <w:lang w:val="en-GB"/>
        </w:rPr>
        <w:t>to be</w:t>
      </w:r>
      <w:r w:rsidR="00953850">
        <w:rPr>
          <w:rFonts w:ascii="Verdana" w:hAnsi="Verdana" w:cs="Calibri"/>
          <w:sz w:val="22"/>
          <w:szCs w:val="22"/>
          <w:lang w:val="en-GB"/>
        </w:rPr>
        <w:t xml:space="preserve"> </w:t>
      </w:r>
      <w:r w:rsidRPr="008C5C34">
        <w:rPr>
          <w:rFonts w:ascii="Verdana" w:hAnsi="Verdana" w:cs="Calibri"/>
          <w:sz w:val="22"/>
          <w:szCs w:val="22"/>
          <w:lang w:val="en-GB"/>
        </w:rPr>
        <w:t xml:space="preserve">able to safety berth fully loaded vessel of up to </w:t>
      </w:r>
      <w:r w:rsidRPr="008C5C34">
        <w:rPr>
          <w:rFonts w:ascii="Verdana" w:hAnsi="Verdana" w:cs="Calibri"/>
          <w:sz w:val="22"/>
          <w:szCs w:val="22"/>
          <w:lang w:eastAsia="zh-CN"/>
        </w:rPr>
        <w:t>5</w:t>
      </w:r>
      <w:r w:rsidRPr="008C5C34">
        <w:rPr>
          <w:rFonts w:ascii="Verdana" w:hAnsi="Verdana" w:cs="Calibri"/>
          <w:sz w:val="22"/>
          <w:szCs w:val="22"/>
          <w:lang w:val="en-GB"/>
        </w:rPr>
        <w:t xml:space="preserve">0,000DWT. </w:t>
      </w:r>
      <w:r w:rsidRPr="008C5C34">
        <w:rPr>
          <w:rFonts w:ascii="Verdana" w:hAnsi="Verdana" w:cs="Calibri"/>
          <w:sz w:val="22"/>
          <w:szCs w:val="22"/>
          <w:lang w:val="en-GB" w:eastAsia="zh-CN"/>
        </w:rPr>
        <w:t xml:space="preserve">CIF </w:t>
      </w:r>
      <w:r w:rsidRPr="008C5C34">
        <w:rPr>
          <w:rFonts w:ascii="Verdana" w:hAnsi="Verdana" w:cs="Calibri"/>
          <w:sz w:val="22"/>
          <w:szCs w:val="22"/>
          <w:lang w:val="en-GB"/>
        </w:rPr>
        <w:t>is defined by in Incoterms 20</w:t>
      </w:r>
      <w:r w:rsidRPr="008C5C34">
        <w:rPr>
          <w:rFonts w:ascii="Verdana" w:hAnsi="Verdana" w:cs="Calibri"/>
          <w:sz w:val="22"/>
          <w:szCs w:val="22"/>
          <w:lang w:eastAsia="zh-CN"/>
        </w:rPr>
        <w:t>2</w:t>
      </w:r>
      <w:r w:rsidRPr="008C5C34">
        <w:rPr>
          <w:rFonts w:ascii="Verdana" w:hAnsi="Verdana" w:cs="Calibri"/>
          <w:sz w:val="22"/>
          <w:szCs w:val="22"/>
          <w:lang w:val="en-GB"/>
        </w:rPr>
        <w:t>0.The specific information of the</w:t>
      </w:r>
      <w:r w:rsidRPr="008C5C34">
        <w:rPr>
          <w:rFonts w:ascii="Verdana" w:hAnsi="Verdana" w:cs="Calibri"/>
          <w:sz w:val="22"/>
          <w:szCs w:val="22"/>
          <w:lang w:eastAsia="zh-CN"/>
        </w:rPr>
        <w:t xml:space="preserve"> </w:t>
      </w:r>
      <w:r w:rsidRPr="008C5C34">
        <w:rPr>
          <w:rFonts w:ascii="Verdana" w:hAnsi="Verdana" w:cs="Calibri"/>
          <w:sz w:val="22"/>
          <w:szCs w:val="22"/>
          <w:lang w:val="en-GB"/>
        </w:rPr>
        <w:t xml:space="preserve">discharging port in China will be </w:t>
      </w:r>
      <w:r w:rsidR="00953850">
        <w:rPr>
          <w:rFonts w:ascii="Verdana" w:hAnsi="Verdana" w:cs="Calibri"/>
          <w:sz w:val="22"/>
          <w:szCs w:val="22"/>
          <w:lang w:val="en-GB"/>
        </w:rPr>
        <w:t>re</w:t>
      </w:r>
      <w:r w:rsidRPr="008C5C34">
        <w:rPr>
          <w:rFonts w:ascii="Verdana" w:hAnsi="Verdana" w:cs="Calibri"/>
          <w:sz w:val="22"/>
          <w:szCs w:val="22"/>
          <w:lang w:val="en-GB"/>
        </w:rPr>
        <w:t>confirmed separately by both parties through email</w:t>
      </w:r>
      <w:r w:rsidRPr="008C5C34">
        <w:rPr>
          <w:rFonts w:ascii="Verdana" w:hAnsi="Verdana" w:cs="Calibri"/>
          <w:sz w:val="22"/>
          <w:szCs w:val="22"/>
          <w:lang w:eastAsia="zh-CN"/>
        </w:rPr>
        <w:t>.</w:t>
      </w:r>
    </w:p>
    <w:p w14:paraId="2B1925D5" w14:textId="77777777" w:rsidR="00786B06" w:rsidRPr="008C5C34" w:rsidRDefault="00786B06" w:rsidP="00953850">
      <w:pPr>
        <w:pStyle w:val="ListParagraph1"/>
        <w:tabs>
          <w:tab w:val="left" w:pos="1440"/>
          <w:tab w:val="left" w:pos="2160"/>
          <w:tab w:val="left" w:pos="2880"/>
        </w:tabs>
        <w:snapToGrid w:val="0"/>
        <w:spacing w:before="120" w:line="240" w:lineRule="auto"/>
        <w:ind w:left="0"/>
        <w:textAlignment w:val="baseline"/>
        <w:rPr>
          <w:rFonts w:ascii="Verdana" w:hAnsi="Verdana" w:cs="Calibri"/>
          <w:sz w:val="22"/>
          <w:szCs w:val="22"/>
          <w:lang w:val="en-GB" w:eastAsia="zh-CN"/>
        </w:rPr>
      </w:pPr>
    </w:p>
    <w:p w14:paraId="7ECD311F" w14:textId="490C11FF" w:rsidR="00786B06" w:rsidRPr="00F638AC" w:rsidRDefault="00E42445" w:rsidP="00953850">
      <w:pPr>
        <w:pStyle w:val="ListParagraph1"/>
        <w:numPr>
          <w:ilvl w:val="2"/>
          <w:numId w:val="1"/>
        </w:numPr>
        <w:tabs>
          <w:tab w:val="left" w:pos="1440"/>
          <w:tab w:val="left" w:pos="2160"/>
          <w:tab w:val="left" w:pos="2880"/>
        </w:tabs>
        <w:snapToGrid w:val="0"/>
        <w:spacing w:before="120" w:line="240" w:lineRule="auto"/>
        <w:jc w:val="both"/>
        <w:textAlignment w:val="baseline"/>
        <w:rPr>
          <w:rFonts w:ascii="Verdana" w:hAnsi="Verdana" w:cs="Calibri"/>
          <w:sz w:val="22"/>
          <w:szCs w:val="22"/>
          <w:lang w:val="en-GB" w:eastAsia="zh-CN"/>
        </w:rPr>
      </w:pPr>
      <w:r w:rsidRPr="008C5C34">
        <w:rPr>
          <w:rFonts w:ascii="Verdana" w:hAnsi="Verdana" w:cs="SimSun"/>
          <w:sz w:val="22"/>
          <w:szCs w:val="22"/>
        </w:rPr>
        <w:t>Expected</w:t>
      </w:r>
      <w:r w:rsidRPr="008C5C34">
        <w:rPr>
          <w:rFonts w:ascii="Verdana" w:hAnsi="Verdana" w:cs="SimSun"/>
          <w:sz w:val="22"/>
          <w:szCs w:val="22"/>
          <w:lang w:eastAsia="zh-CN"/>
        </w:rPr>
        <w:t xml:space="preserve"> </w:t>
      </w:r>
      <w:r w:rsidRPr="008C5C34">
        <w:rPr>
          <w:rFonts w:ascii="Verdana" w:hAnsi="Verdana" w:cs="SimSun"/>
          <w:sz w:val="22"/>
          <w:szCs w:val="22"/>
        </w:rPr>
        <w:t>loading period</w:t>
      </w:r>
      <w:r w:rsidRPr="008C5C34">
        <w:rPr>
          <w:rFonts w:ascii="Verdana" w:hAnsi="Verdana" w:cs="Calibri"/>
          <w:sz w:val="22"/>
          <w:szCs w:val="22"/>
          <w:lang w:val="en-GB" w:eastAsia="zh-CN"/>
        </w:rPr>
        <w:t>：</w:t>
      </w:r>
      <w:r w:rsidR="00E11F3F">
        <w:rPr>
          <w:rFonts w:ascii="Verdana" w:hAnsi="Verdana" w:cs="Calibri"/>
          <w:color w:val="FF0000"/>
          <w:sz w:val="22"/>
          <w:szCs w:val="22"/>
          <w:lang w:eastAsia="zh-CN"/>
        </w:rPr>
        <w:t>30</w:t>
      </w:r>
      <w:r w:rsidR="00F638AC">
        <w:rPr>
          <w:rFonts w:ascii="Verdana" w:hAnsi="Verdana" w:cs="Calibri"/>
          <w:color w:val="FF0000"/>
          <w:sz w:val="22"/>
          <w:szCs w:val="22"/>
          <w:lang w:eastAsia="zh-CN"/>
        </w:rPr>
        <w:t xml:space="preserve"> days from the date of receipt of LC at our bank</w:t>
      </w:r>
      <w:r w:rsidRPr="008C5C34">
        <w:rPr>
          <w:rFonts w:ascii="Verdana" w:hAnsi="Verdana" w:cs="Calibri"/>
          <w:sz w:val="22"/>
          <w:szCs w:val="22"/>
          <w:lang w:eastAsia="zh-CN"/>
        </w:rPr>
        <w:t>，</w:t>
      </w:r>
      <w:r w:rsidR="00F638AC">
        <w:rPr>
          <w:rFonts w:ascii="Verdana" w:hAnsi="Verdana" w:cs="Calibri"/>
          <w:sz w:val="22"/>
          <w:szCs w:val="22"/>
          <w:lang w:eastAsia="zh-CN"/>
        </w:rPr>
        <w:t xml:space="preserve"> </w:t>
      </w:r>
      <w:r w:rsidRPr="008C5C34">
        <w:rPr>
          <w:rFonts w:ascii="Verdana" w:hAnsi="Verdana" w:cs="Calibri"/>
          <w:sz w:val="22"/>
          <w:szCs w:val="22"/>
          <w:lang w:eastAsia="zh-CN"/>
        </w:rPr>
        <w:t>the detail will be confirmed</w:t>
      </w:r>
      <w:r w:rsidRPr="008C5C34">
        <w:rPr>
          <w:rFonts w:ascii="Verdana" w:hAnsi="Verdana" w:cs="Calibri"/>
          <w:sz w:val="22"/>
          <w:szCs w:val="22"/>
          <w:lang w:val="en-GB"/>
        </w:rPr>
        <w:t xml:space="preserve"> by both parties through email</w:t>
      </w:r>
      <w:r w:rsidR="00953850">
        <w:rPr>
          <w:rFonts w:ascii="Verdana" w:hAnsi="Verdana" w:cs="Calibri"/>
          <w:sz w:val="22"/>
          <w:szCs w:val="22"/>
          <w:lang w:eastAsia="zh-CN"/>
        </w:rPr>
        <w:t>.</w:t>
      </w:r>
    </w:p>
    <w:p w14:paraId="4AD7CB3A" w14:textId="77777777" w:rsidR="00F638AC" w:rsidRDefault="00F638AC" w:rsidP="00F638AC">
      <w:pPr>
        <w:pStyle w:val="ListParagraph1"/>
        <w:tabs>
          <w:tab w:val="left" w:pos="420"/>
          <w:tab w:val="left" w:pos="720"/>
          <w:tab w:val="left" w:pos="1440"/>
          <w:tab w:val="left" w:pos="2160"/>
          <w:tab w:val="left" w:pos="2880"/>
        </w:tabs>
        <w:snapToGrid w:val="0"/>
        <w:spacing w:before="120" w:line="240" w:lineRule="auto"/>
        <w:ind w:left="0"/>
        <w:jc w:val="both"/>
        <w:textAlignment w:val="baseline"/>
        <w:rPr>
          <w:rFonts w:ascii="Verdana" w:hAnsi="Verdana" w:cs="Calibri"/>
          <w:sz w:val="22"/>
          <w:szCs w:val="22"/>
          <w:lang w:val="en-GB" w:eastAsia="zh-CN"/>
        </w:rPr>
      </w:pPr>
    </w:p>
    <w:p w14:paraId="12737CA6" w14:textId="539C5140" w:rsidR="00786B06" w:rsidRPr="00F638AC" w:rsidRDefault="00E42445" w:rsidP="00F638AC">
      <w:pPr>
        <w:pStyle w:val="ListParagraph1"/>
        <w:numPr>
          <w:ilvl w:val="2"/>
          <w:numId w:val="1"/>
        </w:numPr>
        <w:tabs>
          <w:tab w:val="left" w:pos="1440"/>
          <w:tab w:val="left" w:pos="2160"/>
          <w:tab w:val="left" w:pos="2880"/>
        </w:tabs>
        <w:snapToGrid w:val="0"/>
        <w:spacing w:before="120" w:line="240" w:lineRule="auto"/>
        <w:jc w:val="both"/>
        <w:textAlignment w:val="baseline"/>
        <w:rPr>
          <w:rFonts w:ascii="Verdana" w:hAnsi="Verdana" w:cs="Calibri"/>
          <w:sz w:val="22"/>
          <w:szCs w:val="22"/>
          <w:lang w:val="en-GB" w:eastAsia="zh-CN"/>
        </w:rPr>
      </w:pPr>
      <w:r w:rsidRPr="00F638AC">
        <w:rPr>
          <w:rFonts w:ascii="Verdana" w:hAnsi="Verdana" w:cstheme="majorEastAsia"/>
          <w:sz w:val="22"/>
          <w:szCs w:val="21"/>
          <w:lang w:eastAsia="zh-CN"/>
        </w:rPr>
        <w:t>Buyer</w:t>
      </w:r>
      <w:r w:rsidRPr="00F638AC">
        <w:rPr>
          <w:rFonts w:ascii="Verdana" w:hAnsi="Verdana" w:cstheme="majorEastAsia"/>
          <w:sz w:val="22"/>
          <w:szCs w:val="21"/>
          <w:lang w:val="en-GB" w:eastAsia="zh-CN"/>
        </w:rPr>
        <w:t>’</w:t>
      </w:r>
      <w:r w:rsidRPr="00F638AC">
        <w:rPr>
          <w:rFonts w:ascii="Verdana" w:hAnsi="Verdana" w:cstheme="majorEastAsia"/>
          <w:sz w:val="22"/>
          <w:szCs w:val="21"/>
          <w:lang w:eastAsia="zh-CN"/>
        </w:rPr>
        <w:t>s</w:t>
      </w:r>
      <w:r w:rsidRPr="00F638AC">
        <w:rPr>
          <w:rFonts w:ascii="Verdana" w:hAnsi="Verdana" w:cstheme="majorEastAsia"/>
          <w:sz w:val="22"/>
          <w:szCs w:val="21"/>
          <w:lang w:val="en-GB" w:eastAsia="zh-CN"/>
        </w:rPr>
        <w:t xml:space="preserve"> AGENT AT</w:t>
      </w:r>
      <w:r w:rsidRPr="00F638AC">
        <w:rPr>
          <w:rFonts w:ascii="Verdana" w:hAnsi="Verdana" w:cstheme="majorEastAsia"/>
          <w:sz w:val="22"/>
          <w:szCs w:val="21"/>
          <w:lang w:eastAsia="zh-CN"/>
        </w:rPr>
        <w:t xml:space="preserve"> discharge port</w:t>
      </w:r>
      <w:r w:rsidR="00953850" w:rsidRPr="00F638AC">
        <w:rPr>
          <w:rFonts w:ascii="Verdana" w:hAnsi="Verdana" w:cstheme="majorEastAsia"/>
          <w:sz w:val="22"/>
          <w:szCs w:val="21"/>
          <w:lang w:val="en-GB" w:eastAsia="zh-CN"/>
        </w:rPr>
        <w:t xml:space="preserve">: </w:t>
      </w:r>
    </w:p>
    <w:p w14:paraId="721156FB" w14:textId="77777777" w:rsidR="00F638AC" w:rsidRDefault="00F638AC" w:rsidP="00F638AC">
      <w:pPr>
        <w:pStyle w:val="ListParagraph1"/>
        <w:tabs>
          <w:tab w:val="left" w:pos="420"/>
          <w:tab w:val="left" w:pos="720"/>
          <w:tab w:val="left" w:pos="1440"/>
          <w:tab w:val="left" w:pos="2160"/>
          <w:tab w:val="left" w:pos="2880"/>
        </w:tabs>
        <w:snapToGrid w:val="0"/>
        <w:spacing w:before="120" w:line="240" w:lineRule="auto"/>
        <w:ind w:left="0"/>
        <w:jc w:val="both"/>
        <w:textAlignment w:val="baseline"/>
        <w:rPr>
          <w:rFonts w:ascii="Verdana" w:hAnsi="Verdana" w:cs="Calibri"/>
          <w:sz w:val="22"/>
          <w:szCs w:val="22"/>
          <w:lang w:val="en-GB" w:eastAsia="zh-CN"/>
        </w:rPr>
      </w:pPr>
    </w:p>
    <w:p w14:paraId="70C177F2" w14:textId="1E42D027" w:rsidR="00786B06" w:rsidRPr="00F638AC" w:rsidRDefault="00E42445" w:rsidP="00F638AC">
      <w:pPr>
        <w:pStyle w:val="ListParagraph1"/>
        <w:numPr>
          <w:ilvl w:val="2"/>
          <w:numId w:val="1"/>
        </w:numPr>
        <w:tabs>
          <w:tab w:val="left" w:pos="1440"/>
          <w:tab w:val="left" w:pos="2160"/>
          <w:tab w:val="left" w:pos="2880"/>
        </w:tabs>
        <w:snapToGrid w:val="0"/>
        <w:spacing w:before="120" w:line="240" w:lineRule="auto"/>
        <w:jc w:val="both"/>
        <w:textAlignment w:val="baseline"/>
        <w:rPr>
          <w:rFonts w:ascii="Verdana" w:hAnsi="Verdana" w:cs="Calibri"/>
          <w:sz w:val="22"/>
          <w:szCs w:val="22"/>
          <w:lang w:val="en-GB" w:eastAsia="zh-CN"/>
        </w:rPr>
      </w:pPr>
      <w:r w:rsidRPr="00F638AC">
        <w:rPr>
          <w:rFonts w:ascii="Verdana" w:hAnsi="Verdana" w:cs="Calibri"/>
          <w:sz w:val="22"/>
          <w:szCs w:val="22"/>
          <w:lang w:val="en-GB"/>
        </w:rPr>
        <w:t xml:space="preserve">Risk of loss, damage or deterioration of the Product being shipped under this contract shall pass from Seller to Buyer when the </w:t>
      </w:r>
      <w:r w:rsidRPr="00F638AC">
        <w:rPr>
          <w:rFonts w:ascii="Verdana" w:hAnsi="Verdana" w:cs="Calibri"/>
          <w:sz w:val="22"/>
          <w:szCs w:val="22"/>
          <w:lang w:eastAsia="zh-CN"/>
        </w:rPr>
        <w:t>S</w:t>
      </w:r>
      <w:proofErr w:type="spellStart"/>
      <w:r w:rsidRPr="00F638AC">
        <w:rPr>
          <w:rFonts w:ascii="Verdana" w:hAnsi="Verdana" w:cs="Calibri"/>
          <w:sz w:val="22"/>
          <w:szCs w:val="22"/>
          <w:lang w:val="en-GB"/>
        </w:rPr>
        <w:t>eller</w:t>
      </w:r>
      <w:proofErr w:type="spellEnd"/>
      <w:r w:rsidRPr="00F638AC">
        <w:rPr>
          <w:rFonts w:ascii="Verdana" w:hAnsi="Verdana" w:cs="Calibri"/>
          <w:sz w:val="22"/>
          <w:szCs w:val="22"/>
          <w:lang w:val="en-GB"/>
        </w:rPr>
        <w:t xml:space="preserve"> placing all the Product</w:t>
      </w:r>
      <w:r w:rsidRPr="00F638AC">
        <w:rPr>
          <w:rFonts w:ascii="Verdana" w:hAnsi="Verdana" w:cs="Calibri"/>
          <w:sz w:val="22"/>
          <w:szCs w:val="22"/>
          <w:lang w:eastAsia="zh-CN"/>
        </w:rPr>
        <w:t>s</w:t>
      </w:r>
      <w:r w:rsidRPr="00F638AC">
        <w:rPr>
          <w:rFonts w:ascii="Verdana" w:hAnsi="Verdana" w:cs="Calibri"/>
          <w:sz w:val="22"/>
          <w:szCs w:val="22"/>
          <w:lang w:val="en-GB"/>
        </w:rPr>
        <w:t xml:space="preserve"> on board </w:t>
      </w:r>
      <w:r w:rsidRPr="00F638AC">
        <w:rPr>
          <w:rFonts w:ascii="Verdana" w:hAnsi="Verdana" w:cs="Calibri"/>
          <w:sz w:val="22"/>
          <w:szCs w:val="22"/>
          <w:lang w:eastAsia="zh-CN"/>
        </w:rPr>
        <w:t xml:space="preserve">of </w:t>
      </w:r>
      <w:r w:rsidRPr="00F638AC">
        <w:rPr>
          <w:rFonts w:ascii="Verdana" w:hAnsi="Verdana" w:cs="Calibri"/>
          <w:sz w:val="22"/>
          <w:szCs w:val="22"/>
          <w:lang w:val="en-GB"/>
        </w:rPr>
        <w:t xml:space="preserve">the vessel at the port of Loading. </w:t>
      </w:r>
    </w:p>
    <w:p w14:paraId="71CD93D9" w14:textId="77777777" w:rsidR="00786B06" w:rsidRPr="008C5C34" w:rsidRDefault="00786B06" w:rsidP="00E72D2E">
      <w:pPr>
        <w:tabs>
          <w:tab w:val="left" w:pos="360"/>
          <w:tab w:val="left" w:pos="1440"/>
          <w:tab w:val="left" w:pos="2160"/>
          <w:tab w:val="left" w:pos="2880"/>
        </w:tabs>
        <w:snapToGrid w:val="0"/>
        <w:spacing w:before="120" w:line="240" w:lineRule="auto"/>
        <w:jc w:val="both"/>
        <w:textAlignment w:val="baseline"/>
        <w:rPr>
          <w:rFonts w:ascii="Verdana" w:eastAsia="SimSun" w:hAnsi="Verdana" w:cs="Calibri"/>
          <w:sz w:val="22"/>
          <w:szCs w:val="22"/>
          <w:lang w:eastAsia="zh-CN"/>
        </w:rPr>
      </w:pPr>
    </w:p>
    <w:p w14:paraId="76ADD747" w14:textId="2CB2224C" w:rsidR="00786B06" w:rsidRPr="008C5C34" w:rsidRDefault="00E42445" w:rsidP="005A3B49">
      <w:pPr>
        <w:pStyle w:val="ListParagraph1"/>
        <w:numPr>
          <w:ilvl w:val="0"/>
          <w:numId w:val="1"/>
        </w:numPr>
        <w:tabs>
          <w:tab w:val="clear" w:pos="420"/>
          <w:tab w:val="left" w:pos="1440"/>
          <w:tab w:val="left" w:pos="2160"/>
          <w:tab w:val="left" w:pos="2880"/>
        </w:tabs>
        <w:snapToGrid w:val="0"/>
        <w:spacing w:before="120" w:line="240" w:lineRule="auto"/>
        <w:ind w:firstLineChars="200" w:firstLine="449"/>
        <w:jc w:val="both"/>
        <w:textAlignment w:val="baseline"/>
        <w:rPr>
          <w:rFonts w:ascii="Verdana" w:hAnsi="Verdana" w:cs="Calibri"/>
          <w:b/>
          <w:sz w:val="22"/>
          <w:szCs w:val="22"/>
          <w:u w:val="single" w:color="000000"/>
          <w:lang w:val="en-GB"/>
        </w:rPr>
      </w:pPr>
      <w:r w:rsidRPr="008C5C34">
        <w:rPr>
          <w:rFonts w:ascii="Verdana" w:hAnsi="Verdana" w:cs="Calibri"/>
          <w:b/>
          <w:sz w:val="22"/>
          <w:szCs w:val="22"/>
          <w:u w:val="single" w:color="000000"/>
          <w:lang w:val="en-GB" w:eastAsia="zh-CN"/>
        </w:rPr>
        <w:t>、</w:t>
      </w:r>
      <w:r w:rsidRPr="008C5C34">
        <w:rPr>
          <w:rFonts w:ascii="Verdana" w:hAnsi="Verdana" w:cs="Calibri"/>
          <w:b/>
          <w:sz w:val="22"/>
          <w:szCs w:val="22"/>
          <w:u w:val="single" w:color="000000"/>
          <w:lang w:val="en-GB"/>
        </w:rPr>
        <w:t>WEIGHT DETERMINATION</w:t>
      </w:r>
    </w:p>
    <w:p w14:paraId="0628AAEB" w14:textId="77777777" w:rsidR="00786B06" w:rsidRPr="008C5C34" w:rsidRDefault="00786B06">
      <w:pPr>
        <w:pStyle w:val="ListParagraph1"/>
        <w:tabs>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val="en-GB" w:eastAsia="zh-CN"/>
        </w:rPr>
      </w:pPr>
    </w:p>
    <w:p w14:paraId="6131B10B" w14:textId="77777777" w:rsidR="00786B06" w:rsidRPr="008C5C34" w:rsidRDefault="00E42445" w:rsidP="0001404B">
      <w:pPr>
        <w:pStyle w:val="ListParagraph1"/>
        <w:numPr>
          <w:ilvl w:val="255"/>
          <w:numId w:val="0"/>
        </w:numPr>
        <w:tabs>
          <w:tab w:val="left" w:pos="1440"/>
          <w:tab w:val="left" w:pos="2160"/>
          <w:tab w:val="left" w:pos="2880"/>
        </w:tabs>
        <w:snapToGrid w:val="0"/>
        <w:spacing w:before="120" w:after="0" w:line="240" w:lineRule="auto"/>
        <w:ind w:left="420" w:firstLineChars="9" w:firstLine="20"/>
        <w:jc w:val="both"/>
        <w:textAlignment w:val="baseline"/>
        <w:rPr>
          <w:rFonts w:ascii="Verdana" w:hAnsi="Verdana" w:cs="Calibri"/>
          <w:sz w:val="22"/>
          <w:szCs w:val="22"/>
          <w:lang w:val="en-GB" w:eastAsia="zh-CN"/>
        </w:rPr>
      </w:pPr>
      <w:r w:rsidRPr="008C5C34">
        <w:rPr>
          <w:rFonts w:ascii="Verdana" w:hAnsi="Verdana" w:cs="Calibri"/>
          <w:sz w:val="22"/>
          <w:szCs w:val="22"/>
          <w:lang w:val="en-GB" w:eastAsia="zh-CN"/>
        </w:rPr>
        <w:t xml:space="preserve">The Loading Port certificate of weight and the Discharging Port certificate of weight shall, in accordance with customary industry practice, </w:t>
      </w:r>
      <w:proofErr w:type="gramStart"/>
      <w:r w:rsidRPr="008C5C34">
        <w:rPr>
          <w:rFonts w:ascii="Verdana" w:hAnsi="Verdana" w:cs="Calibri"/>
          <w:sz w:val="22"/>
          <w:szCs w:val="22"/>
          <w:lang w:val="en-GB" w:eastAsia="zh-CN"/>
        </w:rPr>
        <w:t>take into account</w:t>
      </w:r>
      <w:proofErr w:type="gramEnd"/>
      <w:r w:rsidRPr="008C5C34">
        <w:rPr>
          <w:rFonts w:ascii="Verdana" w:hAnsi="Verdana" w:cs="Calibri"/>
          <w:sz w:val="22"/>
          <w:szCs w:val="22"/>
          <w:lang w:val="en-GB" w:eastAsia="zh-CN"/>
        </w:rPr>
        <w:t xml:space="preserve"> the weight of the vessel, and any changes to its weight, attributable to fuel, stored water and waste and the consumption or discharge thereof. It shall set out the weight in DMT and WMT </w:t>
      </w:r>
      <w:proofErr w:type="gramStart"/>
      <w:r w:rsidRPr="008C5C34">
        <w:rPr>
          <w:rFonts w:ascii="Verdana" w:hAnsi="Verdana" w:cs="Calibri"/>
          <w:sz w:val="22"/>
          <w:szCs w:val="22"/>
          <w:lang w:val="en-GB" w:eastAsia="zh-CN"/>
        </w:rPr>
        <w:t>taking into account</w:t>
      </w:r>
      <w:proofErr w:type="gramEnd"/>
      <w:r w:rsidRPr="008C5C34">
        <w:rPr>
          <w:rFonts w:ascii="Verdana" w:hAnsi="Verdana" w:cs="Calibri"/>
          <w:sz w:val="22"/>
          <w:szCs w:val="22"/>
          <w:lang w:val="en-GB" w:eastAsia="zh-CN"/>
        </w:rPr>
        <w:t xml:space="preserve"> the free moisture of the cargo.</w:t>
      </w:r>
    </w:p>
    <w:p w14:paraId="24BFA222" w14:textId="17B5B72F" w:rsidR="00786B06" w:rsidRPr="008C5C34" w:rsidRDefault="00786B06" w:rsidP="00160003">
      <w:pPr>
        <w:pStyle w:val="ListParagraph1"/>
        <w:tabs>
          <w:tab w:val="left" w:pos="420"/>
          <w:tab w:val="left" w:pos="1440"/>
          <w:tab w:val="left" w:pos="2160"/>
          <w:tab w:val="left" w:pos="2880"/>
        </w:tabs>
        <w:snapToGrid w:val="0"/>
        <w:spacing w:before="120" w:after="0" w:line="240" w:lineRule="auto"/>
        <w:ind w:left="0"/>
        <w:jc w:val="both"/>
        <w:textAlignment w:val="baseline"/>
        <w:rPr>
          <w:rFonts w:ascii="Verdana" w:hAnsi="Verdana" w:cs="Calibri"/>
          <w:sz w:val="22"/>
          <w:szCs w:val="22"/>
          <w:lang w:val="en-GB" w:eastAsia="zh-CN"/>
        </w:rPr>
      </w:pPr>
    </w:p>
    <w:p w14:paraId="66BBAF31" w14:textId="2540A4E9" w:rsidR="00786B06" w:rsidRPr="008C5C34" w:rsidRDefault="00E42445" w:rsidP="0003313B">
      <w:pPr>
        <w:pStyle w:val="ListParagraph1"/>
        <w:numPr>
          <w:ilvl w:val="255"/>
          <w:numId w:val="0"/>
        </w:numPr>
        <w:tabs>
          <w:tab w:val="left" w:pos="1440"/>
          <w:tab w:val="left" w:pos="2160"/>
          <w:tab w:val="left" w:pos="2880"/>
        </w:tabs>
        <w:snapToGrid w:val="0"/>
        <w:spacing w:before="120" w:after="0" w:line="240" w:lineRule="auto"/>
        <w:ind w:left="420" w:firstLineChars="9" w:firstLine="20"/>
        <w:jc w:val="both"/>
        <w:textAlignment w:val="baseline"/>
        <w:rPr>
          <w:rFonts w:ascii="Verdana" w:hAnsi="Verdana" w:cs="Calibri"/>
          <w:sz w:val="22"/>
          <w:szCs w:val="22"/>
          <w:lang w:val="en-GB" w:eastAsia="zh-CN"/>
        </w:rPr>
      </w:pPr>
      <w:r w:rsidRPr="008C5C34">
        <w:rPr>
          <w:rFonts w:ascii="Verdana" w:hAnsi="Verdana" w:cs="Calibri"/>
          <w:sz w:val="22"/>
          <w:szCs w:val="22"/>
          <w:lang w:val="en-GB" w:eastAsia="zh-CN"/>
        </w:rPr>
        <w:t xml:space="preserve">The weight of each Shipment of Product shall be determined at the Loading Port by one independent surveyor (SGS) at the main port of </w:t>
      </w:r>
      <w:r w:rsidRPr="008C5C34">
        <w:rPr>
          <w:rFonts w:ascii="Verdana" w:hAnsi="Verdana" w:cs="Calibri"/>
          <w:color w:val="FF0000"/>
          <w:sz w:val="22"/>
          <w:szCs w:val="22"/>
          <w:lang w:val="en-GB" w:eastAsia="zh-CN"/>
        </w:rPr>
        <w:t>India</w:t>
      </w:r>
      <w:r w:rsidRPr="008C5C34">
        <w:rPr>
          <w:rFonts w:ascii="Verdana" w:hAnsi="Verdana" w:cs="Calibri"/>
          <w:sz w:val="22"/>
          <w:szCs w:val="22"/>
          <w:lang w:val="en-GB" w:eastAsia="zh-CN"/>
        </w:rPr>
        <w:t xml:space="preserve"> Loading Port according to the draft survey of the vessel. Weight thus weighed shall be the "Loading Port B/L Weight". </w:t>
      </w:r>
      <w:r w:rsidRPr="008C5C34">
        <w:rPr>
          <w:rFonts w:ascii="Verdana" w:hAnsi="Verdana" w:cs="Calibri"/>
          <w:sz w:val="22"/>
          <w:szCs w:val="22"/>
          <w:lang w:val="en-GB" w:eastAsia="zh-CN"/>
        </w:rPr>
        <w:lastRenderedPageBreak/>
        <w:t>The cost of the draft inspection/weight determination at the loading port will be borne by the seller.</w:t>
      </w:r>
    </w:p>
    <w:p w14:paraId="493CD786" w14:textId="019B73AB" w:rsidR="00786B06" w:rsidRPr="008C5C34" w:rsidRDefault="00786B06">
      <w:pPr>
        <w:pStyle w:val="ListParagraph1"/>
        <w:numPr>
          <w:ilvl w:val="255"/>
          <w:numId w:val="0"/>
        </w:numPr>
        <w:tabs>
          <w:tab w:val="left" w:pos="1440"/>
          <w:tab w:val="left" w:pos="2160"/>
          <w:tab w:val="left" w:pos="2880"/>
        </w:tabs>
        <w:snapToGrid w:val="0"/>
        <w:spacing w:before="120" w:after="0" w:line="240" w:lineRule="auto"/>
        <w:ind w:firstLineChars="200" w:firstLine="440"/>
        <w:jc w:val="both"/>
        <w:textAlignment w:val="baseline"/>
        <w:rPr>
          <w:rFonts w:ascii="Verdana" w:hAnsi="Verdana" w:cs="Calibri"/>
          <w:sz w:val="22"/>
          <w:szCs w:val="22"/>
          <w:lang w:val="en-GB" w:eastAsia="zh-CN"/>
        </w:rPr>
      </w:pPr>
    </w:p>
    <w:p w14:paraId="3E24F8A9" w14:textId="03BFF592" w:rsidR="00786B06" w:rsidRPr="008C5C34" w:rsidRDefault="00E42445" w:rsidP="0003313B">
      <w:pPr>
        <w:pStyle w:val="ListParagraph1"/>
        <w:numPr>
          <w:ilvl w:val="255"/>
          <w:numId w:val="0"/>
        </w:numPr>
        <w:tabs>
          <w:tab w:val="left" w:pos="1440"/>
          <w:tab w:val="left" w:pos="2160"/>
          <w:tab w:val="left" w:pos="2880"/>
        </w:tabs>
        <w:snapToGrid w:val="0"/>
        <w:spacing w:before="120" w:after="0" w:line="240" w:lineRule="auto"/>
        <w:ind w:left="420" w:firstLineChars="9" w:firstLine="20"/>
        <w:jc w:val="both"/>
        <w:textAlignment w:val="baseline"/>
        <w:rPr>
          <w:rFonts w:ascii="Verdana" w:hAnsi="Verdana" w:cs="Calibri"/>
          <w:sz w:val="22"/>
          <w:szCs w:val="22"/>
          <w:lang w:val="en-GB" w:eastAsia="zh-CN"/>
        </w:rPr>
      </w:pPr>
      <w:r w:rsidRPr="008C5C34">
        <w:rPr>
          <w:rFonts w:ascii="Verdana" w:hAnsi="Verdana" w:cs="Calibri"/>
          <w:sz w:val="22"/>
          <w:szCs w:val="22"/>
          <w:lang w:val="en-GB" w:eastAsia="zh-CN"/>
        </w:rPr>
        <w:t>Loading Port Dry Weight = Loading Port B/L Weight × (100% - Moisture of Certificate of Analysis Issued by independent surveyor)</w:t>
      </w:r>
      <w:r w:rsidR="00D44D1B">
        <w:rPr>
          <w:rFonts w:ascii="Verdana" w:hAnsi="Verdana" w:cs="Calibri"/>
          <w:sz w:val="22"/>
          <w:szCs w:val="22"/>
          <w:lang w:val="en-GB" w:eastAsia="zh-CN"/>
        </w:rPr>
        <w:t xml:space="preserve">. The Load port Dry weight will be final and binding on both parties </w:t>
      </w:r>
      <w:proofErr w:type="gramStart"/>
      <w:r w:rsidR="00D44D1B">
        <w:rPr>
          <w:rFonts w:ascii="Verdana" w:hAnsi="Verdana" w:cs="Calibri"/>
          <w:sz w:val="22"/>
          <w:szCs w:val="22"/>
          <w:lang w:val="en-GB" w:eastAsia="zh-CN"/>
        </w:rPr>
        <w:t>and also</w:t>
      </w:r>
      <w:proofErr w:type="gramEnd"/>
      <w:r w:rsidR="00D44D1B">
        <w:rPr>
          <w:rFonts w:ascii="Verdana" w:hAnsi="Verdana" w:cs="Calibri"/>
          <w:sz w:val="22"/>
          <w:szCs w:val="22"/>
          <w:lang w:val="en-GB" w:eastAsia="zh-CN"/>
        </w:rPr>
        <w:t xml:space="preserve"> will be the basis for payment. </w:t>
      </w:r>
    </w:p>
    <w:p w14:paraId="3B16EABF" w14:textId="77777777" w:rsidR="00D44D1B" w:rsidRPr="008C5C34" w:rsidRDefault="00D44D1B" w:rsidP="00160003">
      <w:pPr>
        <w:pStyle w:val="ListParagraph1"/>
        <w:numPr>
          <w:ilvl w:val="255"/>
          <w:numId w:val="0"/>
        </w:numPr>
        <w:tabs>
          <w:tab w:val="left" w:pos="1440"/>
          <w:tab w:val="left" w:pos="2160"/>
          <w:tab w:val="left" w:pos="2880"/>
        </w:tabs>
        <w:snapToGrid w:val="0"/>
        <w:spacing w:before="120" w:after="0" w:line="240" w:lineRule="auto"/>
        <w:jc w:val="both"/>
        <w:textAlignment w:val="baseline"/>
        <w:rPr>
          <w:rFonts w:ascii="Verdana" w:hAnsi="Verdana" w:cs="Calibri"/>
          <w:sz w:val="22"/>
          <w:szCs w:val="22"/>
          <w:lang w:val="en-GB" w:eastAsia="zh-CN"/>
        </w:rPr>
      </w:pPr>
    </w:p>
    <w:p w14:paraId="47B9F6BF" w14:textId="6D6FB009" w:rsidR="00786B06" w:rsidRPr="008C5C34" w:rsidRDefault="00E42445" w:rsidP="005A3B49">
      <w:pPr>
        <w:pStyle w:val="ListParagraph1"/>
        <w:numPr>
          <w:ilvl w:val="0"/>
          <w:numId w:val="1"/>
        </w:numPr>
        <w:tabs>
          <w:tab w:val="clear" w:pos="420"/>
          <w:tab w:val="left" w:pos="1440"/>
          <w:tab w:val="left" w:pos="2160"/>
          <w:tab w:val="left" w:pos="2880"/>
        </w:tabs>
        <w:snapToGrid w:val="0"/>
        <w:spacing w:before="120" w:after="0" w:line="240" w:lineRule="auto"/>
        <w:ind w:firstLineChars="200" w:firstLine="449"/>
        <w:jc w:val="both"/>
        <w:textAlignment w:val="baseline"/>
        <w:rPr>
          <w:rFonts w:ascii="Verdana" w:hAnsi="Verdana" w:cs="Calibri"/>
          <w:sz w:val="22"/>
          <w:szCs w:val="22"/>
          <w:lang w:val="en-GB"/>
        </w:rPr>
      </w:pPr>
      <w:r w:rsidRPr="008C5C34">
        <w:rPr>
          <w:rFonts w:ascii="Verdana" w:hAnsi="Verdana" w:cs="Calibri"/>
          <w:b/>
          <w:sz w:val="22"/>
          <w:szCs w:val="22"/>
          <w:u w:val="single" w:color="000000"/>
          <w:lang w:val="en-GB" w:eastAsia="zh-CN"/>
        </w:rPr>
        <w:t>、</w:t>
      </w:r>
      <w:r w:rsidRPr="008C5C34">
        <w:rPr>
          <w:rFonts w:ascii="Verdana" w:hAnsi="Verdana" w:cs="Calibri"/>
          <w:b/>
          <w:sz w:val="22"/>
          <w:szCs w:val="22"/>
          <w:u w:val="single" w:color="000000"/>
          <w:lang w:val="en-GB"/>
        </w:rPr>
        <w:t>SAMPLING AND ANALYSIS</w:t>
      </w:r>
      <w:r w:rsidR="008E02EE">
        <w:rPr>
          <w:rFonts w:ascii="Verdana" w:hAnsi="Verdana" w:cs="Calibri"/>
          <w:b/>
          <w:sz w:val="22"/>
          <w:szCs w:val="22"/>
          <w:u w:val="single" w:color="000000"/>
          <w:lang w:val="en-GB"/>
        </w:rPr>
        <w:t xml:space="preserve">: </w:t>
      </w:r>
    </w:p>
    <w:p w14:paraId="443BDDF8" w14:textId="77777777" w:rsidR="00786B06" w:rsidRPr="008C5C34" w:rsidRDefault="00E42445" w:rsidP="00823936">
      <w:pPr>
        <w:tabs>
          <w:tab w:val="left" w:pos="540"/>
          <w:tab w:val="left" w:pos="1440"/>
          <w:tab w:val="left" w:pos="2160"/>
          <w:tab w:val="left" w:pos="2880"/>
        </w:tabs>
        <w:snapToGrid w:val="0"/>
        <w:spacing w:before="120" w:after="0" w:line="240" w:lineRule="auto"/>
        <w:ind w:left="420" w:firstLineChars="9" w:firstLine="20"/>
        <w:textAlignment w:val="baseline"/>
        <w:rPr>
          <w:rFonts w:ascii="Verdana" w:eastAsia="SimSun" w:hAnsi="Verdana"/>
          <w:sz w:val="22"/>
          <w:lang w:val="en-US" w:eastAsia="zh-CN"/>
        </w:rPr>
      </w:pPr>
      <w:r w:rsidRPr="008C5C34">
        <w:rPr>
          <w:rFonts w:ascii="Verdana" w:eastAsia="SimSun" w:hAnsi="Verdana"/>
          <w:sz w:val="22"/>
          <w:lang w:val="en-US" w:eastAsia="zh-CN"/>
        </w:rPr>
        <w:t>Sampling and analysis including Al2O3, Total Silica, Free Moisture and Product Size will be carried out at the loading port and the discharge port by an internationally recognized independent inspection agency designated by both the buyer and the seller. The method of sampling and analysis will be based on internationally recognized industry standards.</w:t>
      </w:r>
    </w:p>
    <w:p w14:paraId="11BD9593" w14:textId="232F7458" w:rsidR="00786B06" w:rsidRPr="008C5C34" w:rsidRDefault="00E42445">
      <w:pPr>
        <w:tabs>
          <w:tab w:val="left" w:pos="540"/>
          <w:tab w:val="left" w:pos="1440"/>
          <w:tab w:val="left" w:pos="2160"/>
          <w:tab w:val="left" w:pos="2880"/>
        </w:tabs>
        <w:snapToGrid w:val="0"/>
        <w:spacing w:before="120" w:after="0" w:line="240" w:lineRule="auto"/>
        <w:ind w:firstLineChars="200" w:firstLine="440"/>
        <w:textAlignment w:val="baseline"/>
        <w:rPr>
          <w:rFonts w:ascii="Verdana" w:eastAsia="SimSun" w:hAnsi="Verdana"/>
          <w:sz w:val="22"/>
          <w:lang w:val="en-US" w:eastAsia="zh-CN"/>
        </w:rPr>
      </w:pPr>
      <w:r w:rsidRPr="008C5C34">
        <w:rPr>
          <w:rFonts w:ascii="Verdana" w:eastAsia="SimSun" w:hAnsi="Verdana"/>
          <w:sz w:val="22"/>
          <w:lang w:val="en-US" w:eastAsia="zh-CN"/>
        </w:rPr>
        <w:t xml:space="preserve">At the loading port: </w:t>
      </w:r>
    </w:p>
    <w:p w14:paraId="311FF1FC" w14:textId="608D9937" w:rsidR="00786B06" w:rsidRPr="008C5C34" w:rsidRDefault="00E42445" w:rsidP="004D716B">
      <w:pPr>
        <w:tabs>
          <w:tab w:val="left" w:pos="540"/>
          <w:tab w:val="left" w:pos="1440"/>
          <w:tab w:val="left" w:pos="2160"/>
          <w:tab w:val="left" w:pos="2880"/>
        </w:tabs>
        <w:snapToGrid w:val="0"/>
        <w:spacing w:before="120" w:after="0" w:line="240" w:lineRule="auto"/>
        <w:ind w:left="420" w:firstLineChars="9" w:firstLine="20"/>
        <w:textAlignment w:val="baseline"/>
        <w:rPr>
          <w:rFonts w:ascii="Verdana" w:eastAsia="SimSun" w:hAnsi="Verdana"/>
          <w:sz w:val="22"/>
          <w:lang w:val="en-US" w:eastAsia="zh-CN"/>
        </w:rPr>
      </w:pPr>
      <w:r w:rsidRPr="008C5C34">
        <w:rPr>
          <w:rFonts w:ascii="Verdana" w:eastAsia="SimSun" w:hAnsi="Verdana"/>
          <w:sz w:val="22"/>
          <w:lang w:val="en-US" w:eastAsia="zh-CN"/>
        </w:rPr>
        <w:t>Sampling and analysis at the loading port: the sampling of each batch of goods shall be analyzed by an independent inspecti</w:t>
      </w:r>
      <w:r w:rsidR="004D716B">
        <w:rPr>
          <w:rFonts w:ascii="Verdana" w:eastAsia="SimSun" w:hAnsi="Verdana"/>
          <w:sz w:val="22"/>
          <w:lang w:val="en-US" w:eastAsia="zh-CN"/>
        </w:rPr>
        <w:t>on agency mutually appointed by</w:t>
      </w:r>
      <w:r w:rsidRPr="008C5C34">
        <w:rPr>
          <w:rFonts w:ascii="Verdana" w:eastAsia="SimSun" w:hAnsi="Verdana"/>
          <w:sz w:val="22"/>
          <w:lang w:val="en-US" w:eastAsia="zh-CN"/>
        </w:rPr>
        <w:t xml:space="preserve"> both parties at the seller's Wharf, the expense shall be borne </w:t>
      </w:r>
      <w:r w:rsidR="004D716B" w:rsidRPr="000C3675">
        <w:rPr>
          <w:rFonts w:ascii="Verdana" w:eastAsia="SimSun" w:hAnsi="Verdana"/>
          <w:color w:val="000000" w:themeColor="text1"/>
          <w:sz w:val="22"/>
          <w:lang w:val="en-US" w:eastAsia="zh-CN"/>
        </w:rPr>
        <w:t>by the seller</w:t>
      </w:r>
      <w:r w:rsidRPr="008C5C34">
        <w:rPr>
          <w:rFonts w:ascii="Verdana" w:eastAsia="SimSun" w:hAnsi="Verdana"/>
          <w:sz w:val="22"/>
          <w:lang w:val="en-US" w:eastAsia="zh-CN"/>
        </w:rPr>
        <w:t>. The independent inspection agency shall issue the quality certificate to prove the product performance parameters specified in Article 4, which shall be used as the basis for the seller to issue the prepayment invoice. The independent inspection agency shall conduct sampling at the loading port according to industry rules. Three samples will be taken each time. These samples will be used to determine the provisional quality and weight of the loaded bauxite. Seal the samples to the seller, the buyer and the independent inspection agency.</w:t>
      </w:r>
      <w:r w:rsidR="008E02EE">
        <w:rPr>
          <w:rFonts w:ascii="Verdana" w:eastAsia="SimSun" w:hAnsi="Verdana"/>
          <w:sz w:val="22"/>
          <w:lang w:val="en-US" w:eastAsia="zh-CN"/>
        </w:rPr>
        <w:t xml:space="preserve"> Buyer or his representative can be present at the time of load port inspection at their expense.</w:t>
      </w:r>
    </w:p>
    <w:p w14:paraId="3F1BB994" w14:textId="77777777" w:rsidR="00786B06" w:rsidRPr="008C5C34" w:rsidRDefault="00786B06">
      <w:pPr>
        <w:tabs>
          <w:tab w:val="left" w:pos="540"/>
          <w:tab w:val="left" w:pos="1440"/>
          <w:tab w:val="left" w:pos="2160"/>
          <w:tab w:val="left" w:pos="2880"/>
        </w:tabs>
        <w:snapToGrid w:val="0"/>
        <w:spacing w:before="120" w:after="0" w:line="240" w:lineRule="auto"/>
        <w:ind w:firstLineChars="200" w:firstLine="440"/>
        <w:textAlignment w:val="baseline"/>
        <w:rPr>
          <w:rFonts w:ascii="Verdana" w:eastAsia="SimSun" w:hAnsi="Verdana"/>
          <w:sz w:val="22"/>
          <w:lang w:val="en-US" w:eastAsia="zh-CN"/>
        </w:rPr>
      </w:pPr>
    </w:p>
    <w:p w14:paraId="4C435E3D" w14:textId="4909BF2C" w:rsidR="00786B06" w:rsidRPr="008C5C34" w:rsidRDefault="00E42445" w:rsidP="005A3B49">
      <w:pPr>
        <w:pStyle w:val="ListParagraph1"/>
        <w:numPr>
          <w:ilvl w:val="0"/>
          <w:numId w:val="1"/>
        </w:numPr>
        <w:tabs>
          <w:tab w:val="clear" w:pos="420"/>
          <w:tab w:val="left" w:pos="1440"/>
          <w:tab w:val="left" w:pos="2160"/>
          <w:tab w:val="left" w:pos="2880"/>
        </w:tabs>
        <w:snapToGrid w:val="0"/>
        <w:spacing w:before="120" w:line="240" w:lineRule="auto"/>
        <w:ind w:firstLineChars="200" w:firstLine="449"/>
        <w:jc w:val="both"/>
        <w:textAlignment w:val="baseline"/>
        <w:rPr>
          <w:rFonts w:ascii="Verdana" w:hAnsi="Verdana" w:cs="Calibri"/>
          <w:b/>
          <w:sz w:val="22"/>
          <w:szCs w:val="22"/>
          <w:u w:val="single" w:color="000000"/>
          <w:lang w:val="en-GB"/>
        </w:rPr>
      </w:pPr>
      <w:r w:rsidRPr="008C5C34">
        <w:rPr>
          <w:rFonts w:ascii="Verdana" w:hAnsi="Verdana" w:cs="Calibri"/>
          <w:b/>
          <w:sz w:val="22"/>
          <w:szCs w:val="22"/>
          <w:u w:val="single" w:color="000000"/>
          <w:lang w:val="en-GB" w:eastAsia="zh-CN"/>
        </w:rPr>
        <w:t>、</w:t>
      </w:r>
      <w:r w:rsidRPr="008C5C34">
        <w:rPr>
          <w:rFonts w:ascii="Verdana" w:hAnsi="Verdana" w:cs="Calibri"/>
          <w:b/>
          <w:sz w:val="22"/>
          <w:szCs w:val="22"/>
          <w:u w:val="single" w:color="000000"/>
          <w:lang w:val="en-GB"/>
        </w:rPr>
        <w:t>PAYMENT</w:t>
      </w:r>
      <w:r w:rsidR="00ED7E58">
        <w:rPr>
          <w:rFonts w:ascii="Verdana" w:hAnsi="Verdana" w:cs="Calibri"/>
          <w:b/>
          <w:sz w:val="22"/>
          <w:szCs w:val="22"/>
          <w:u w:val="single" w:color="000000"/>
          <w:lang w:val="en-GB"/>
        </w:rPr>
        <w:t xml:space="preserve"> CONDITIONS:</w:t>
      </w:r>
    </w:p>
    <w:p w14:paraId="744E0E13" w14:textId="7B619753" w:rsidR="00786B06" w:rsidRPr="008C5C34" w:rsidRDefault="008E02EE" w:rsidP="3A03A92E">
      <w:pPr>
        <w:tabs>
          <w:tab w:val="left" w:pos="1440"/>
          <w:tab w:val="left" w:pos="2160"/>
          <w:tab w:val="left" w:pos="2880"/>
        </w:tabs>
        <w:adjustRightInd w:val="0"/>
        <w:snapToGrid w:val="0"/>
        <w:spacing w:before="120" w:line="240" w:lineRule="auto"/>
        <w:ind w:leftChars="182" w:left="437"/>
        <w:contextualSpacing/>
        <w:outlineLvl w:val="0"/>
        <w:rPr>
          <w:rFonts w:ascii="Verdana" w:eastAsia="SimSun" w:hAnsi="Verdana" w:cstheme="majorEastAsia"/>
          <w:sz w:val="22"/>
          <w:szCs w:val="22"/>
          <w:lang w:val="en-US" w:eastAsia="zh-CN"/>
        </w:rPr>
      </w:pPr>
      <w:r w:rsidRPr="3A03A92E">
        <w:rPr>
          <w:rFonts w:ascii="Verdana" w:eastAsia="SimSun" w:hAnsi="Verdana" w:cstheme="majorEastAsia"/>
          <w:sz w:val="22"/>
          <w:szCs w:val="22"/>
          <w:lang w:val="en-US" w:eastAsia="zh-CN"/>
        </w:rPr>
        <w:t>Within 5 working of signing of this contract</w:t>
      </w:r>
      <w:r w:rsidR="00ED7E58">
        <w:rPr>
          <w:rFonts w:ascii="Verdana" w:eastAsia="SimSun" w:hAnsi="Verdana" w:cstheme="majorEastAsia"/>
          <w:sz w:val="22"/>
          <w:szCs w:val="22"/>
          <w:lang w:val="en-US" w:eastAsia="zh-CN"/>
        </w:rPr>
        <w:t xml:space="preserve">, Seller should arrange for inspection of mining documents such as mining license, EC copy and a mine inspection at the cost of Buyer.  </w:t>
      </w:r>
      <w:r w:rsidRPr="3A03A92E">
        <w:rPr>
          <w:rFonts w:ascii="Verdana" w:eastAsia="SimSun" w:hAnsi="Verdana" w:cstheme="majorEastAsia"/>
          <w:sz w:val="22"/>
          <w:szCs w:val="22"/>
          <w:lang w:val="en-US" w:eastAsia="zh-CN"/>
        </w:rPr>
        <w:t xml:space="preserve">Buyer will issue </w:t>
      </w:r>
      <w:r w:rsidR="20554A54" w:rsidRPr="3A03A92E">
        <w:rPr>
          <w:rFonts w:ascii="Verdana" w:eastAsia="SimSun" w:hAnsi="Verdana" w:cstheme="majorEastAsia"/>
          <w:sz w:val="22"/>
          <w:szCs w:val="22"/>
          <w:lang w:val="en-US" w:eastAsia="zh-CN"/>
        </w:rPr>
        <w:t xml:space="preserve">a </w:t>
      </w:r>
      <w:r w:rsidR="00944C72" w:rsidRPr="3A03A92E">
        <w:rPr>
          <w:rFonts w:ascii="Verdana" w:eastAsia="SimSun" w:hAnsi="Verdana" w:cstheme="majorEastAsia"/>
          <w:sz w:val="22"/>
          <w:szCs w:val="22"/>
          <w:lang w:val="en-US" w:eastAsia="zh-CN"/>
        </w:rPr>
        <w:t xml:space="preserve">fully operative </w:t>
      </w:r>
      <w:r w:rsidRPr="3A03A92E">
        <w:rPr>
          <w:rFonts w:ascii="Verdana" w:eastAsia="SimSun" w:hAnsi="Verdana" w:cstheme="majorEastAsia"/>
          <w:sz w:val="22"/>
          <w:szCs w:val="22"/>
          <w:lang w:val="en-US" w:eastAsia="zh-CN"/>
        </w:rPr>
        <w:t>Irrevocable, Confirm</w:t>
      </w:r>
      <w:r w:rsidR="00E11F3F">
        <w:rPr>
          <w:rFonts w:ascii="Verdana" w:eastAsia="SimSun" w:hAnsi="Verdana" w:cstheme="majorEastAsia"/>
          <w:sz w:val="22"/>
          <w:szCs w:val="22"/>
          <w:lang w:val="en-US" w:eastAsia="zh-CN"/>
        </w:rPr>
        <w:t>able</w:t>
      </w:r>
      <w:r w:rsidRPr="3A03A92E">
        <w:rPr>
          <w:rFonts w:ascii="Verdana" w:eastAsia="SimSun" w:hAnsi="Verdana" w:cstheme="majorEastAsia"/>
          <w:sz w:val="22"/>
          <w:szCs w:val="22"/>
          <w:lang w:val="en-US" w:eastAsia="zh-CN"/>
        </w:rPr>
        <w:t xml:space="preserve"> Letter of Credit from a Prime Bank covering 100% of the Invoice </w:t>
      </w:r>
      <w:proofErr w:type="gramStart"/>
      <w:r w:rsidRPr="3A03A92E">
        <w:rPr>
          <w:rFonts w:ascii="Verdana" w:eastAsia="SimSun" w:hAnsi="Verdana" w:cstheme="majorEastAsia"/>
          <w:sz w:val="22"/>
          <w:szCs w:val="22"/>
          <w:lang w:val="en-US" w:eastAsia="zh-CN"/>
        </w:rPr>
        <w:t>value</w:t>
      </w:r>
      <w:r w:rsidR="4F676842" w:rsidRPr="3A03A92E">
        <w:rPr>
          <w:rFonts w:ascii="Verdana" w:eastAsia="SimSun" w:hAnsi="Verdana" w:cstheme="majorEastAsia"/>
          <w:sz w:val="22"/>
          <w:szCs w:val="22"/>
          <w:lang w:val="en-US" w:eastAsia="zh-CN"/>
        </w:rPr>
        <w:t xml:space="preserve"> </w:t>
      </w:r>
      <w:r w:rsidRPr="3A03A92E">
        <w:rPr>
          <w:rFonts w:ascii="Verdana" w:eastAsia="SimSun" w:hAnsi="Verdana" w:cstheme="majorEastAsia"/>
          <w:sz w:val="22"/>
          <w:szCs w:val="22"/>
          <w:lang w:val="en-US" w:eastAsia="zh-CN"/>
        </w:rPr>
        <w:t>.</w:t>
      </w:r>
      <w:proofErr w:type="gramEnd"/>
      <w:r w:rsidRPr="3A03A92E">
        <w:rPr>
          <w:rFonts w:ascii="Verdana" w:eastAsia="SimSun" w:hAnsi="Verdana" w:cstheme="majorEastAsia"/>
          <w:sz w:val="22"/>
          <w:szCs w:val="22"/>
          <w:lang w:val="en-US" w:eastAsia="zh-CN"/>
        </w:rPr>
        <w:t xml:space="preserve"> </w:t>
      </w:r>
      <w:r w:rsidR="00CD117A" w:rsidRPr="3A03A92E">
        <w:rPr>
          <w:rFonts w:ascii="Verdana" w:eastAsia="SimSun" w:hAnsi="Verdana" w:cstheme="majorEastAsia"/>
          <w:sz w:val="22"/>
          <w:szCs w:val="22"/>
          <w:lang w:val="en-US" w:eastAsia="zh-CN"/>
        </w:rPr>
        <w:t xml:space="preserve">This letter of credit will contain an allowance for +/- 10% of both quantity and amount. </w:t>
      </w:r>
      <w:r w:rsidR="00944C72" w:rsidRPr="3A03A92E">
        <w:rPr>
          <w:rFonts w:ascii="Verdana" w:eastAsia="SimSun" w:hAnsi="Verdana" w:cstheme="majorEastAsia"/>
          <w:sz w:val="22"/>
          <w:szCs w:val="22"/>
          <w:lang w:val="en-US" w:eastAsia="zh-CN"/>
        </w:rPr>
        <w:t>The LC shall allow f</w:t>
      </w:r>
      <w:r w:rsidR="00ED7E58">
        <w:rPr>
          <w:rFonts w:ascii="Verdana" w:eastAsia="SimSun" w:hAnsi="Verdana" w:cstheme="majorEastAsia"/>
          <w:sz w:val="22"/>
          <w:szCs w:val="22"/>
          <w:lang w:val="en-US" w:eastAsia="zh-CN"/>
        </w:rPr>
        <w:t xml:space="preserve">or </w:t>
      </w:r>
      <w:proofErr w:type="gramStart"/>
      <w:r w:rsidR="00ED7E58">
        <w:rPr>
          <w:rFonts w:ascii="Verdana" w:eastAsia="SimSun" w:hAnsi="Verdana" w:cstheme="majorEastAsia"/>
          <w:sz w:val="22"/>
          <w:szCs w:val="22"/>
          <w:lang w:val="en-US" w:eastAsia="zh-CN"/>
        </w:rPr>
        <w:t xml:space="preserve">payment </w:t>
      </w:r>
      <w:r w:rsidR="00944C72" w:rsidRPr="3A03A92E">
        <w:rPr>
          <w:rFonts w:ascii="Verdana" w:eastAsia="SimSun" w:hAnsi="Verdana" w:cstheme="majorEastAsia"/>
          <w:sz w:val="22"/>
          <w:szCs w:val="22"/>
          <w:lang w:val="en-US" w:eastAsia="zh-CN"/>
        </w:rPr>
        <w:t xml:space="preserve"> against</w:t>
      </w:r>
      <w:proofErr w:type="gramEnd"/>
      <w:r w:rsidR="00944C72" w:rsidRPr="3A03A92E">
        <w:rPr>
          <w:rFonts w:ascii="Verdana" w:eastAsia="SimSun" w:hAnsi="Verdana" w:cstheme="majorEastAsia"/>
          <w:sz w:val="22"/>
          <w:szCs w:val="22"/>
          <w:lang w:val="en-US" w:eastAsia="zh-CN"/>
        </w:rPr>
        <w:t xml:space="preserve"> presentation of shipping documents as stated in clause 10 below. The LC should be valid for a minimum period of </w:t>
      </w:r>
      <w:r w:rsidR="00E11F3F">
        <w:rPr>
          <w:rFonts w:ascii="Verdana" w:eastAsia="SimSun" w:hAnsi="Verdana" w:cstheme="majorEastAsia"/>
          <w:sz w:val="22"/>
          <w:szCs w:val="22"/>
          <w:lang w:val="en-US" w:eastAsia="zh-CN"/>
        </w:rPr>
        <w:t>60</w:t>
      </w:r>
      <w:r w:rsidR="00944C72" w:rsidRPr="3A03A92E">
        <w:rPr>
          <w:rFonts w:ascii="Verdana" w:eastAsia="SimSun" w:hAnsi="Verdana" w:cstheme="majorEastAsia"/>
          <w:sz w:val="22"/>
          <w:szCs w:val="22"/>
          <w:lang w:val="en-US" w:eastAsia="zh-CN"/>
        </w:rPr>
        <w:t xml:space="preserve"> days from the date of issue.</w:t>
      </w:r>
      <w:r w:rsidR="009C70D6" w:rsidRPr="3A03A92E">
        <w:rPr>
          <w:rFonts w:ascii="Verdana" w:eastAsia="SimSun" w:hAnsi="Verdana" w:cstheme="majorEastAsia"/>
          <w:sz w:val="22"/>
          <w:szCs w:val="22"/>
          <w:lang w:val="en-US" w:eastAsia="zh-CN"/>
        </w:rPr>
        <w:t xml:space="preserve"> The Buyer shall provide the Seller with the draft of the Letter of Credit application for their comment before the Letter of Credit is issued.</w:t>
      </w:r>
      <w:r w:rsidR="00944C72" w:rsidRPr="3A03A92E">
        <w:rPr>
          <w:rFonts w:ascii="Verdana" w:eastAsia="SimSun" w:hAnsi="Verdana" w:cstheme="majorEastAsia"/>
          <w:sz w:val="22"/>
          <w:szCs w:val="22"/>
          <w:lang w:val="en-US" w:eastAsia="zh-CN"/>
        </w:rPr>
        <w:t xml:space="preserve"> </w:t>
      </w:r>
    </w:p>
    <w:p w14:paraId="5E402BF5" w14:textId="550DF25F" w:rsidR="00944C72" w:rsidRPr="008C5C34" w:rsidRDefault="00944C72" w:rsidP="00944C72">
      <w:pPr>
        <w:tabs>
          <w:tab w:val="left" w:pos="1440"/>
          <w:tab w:val="left" w:pos="2160"/>
          <w:tab w:val="left" w:pos="2880"/>
        </w:tabs>
        <w:adjustRightInd w:val="0"/>
        <w:snapToGrid w:val="0"/>
        <w:spacing w:before="120" w:line="240" w:lineRule="auto"/>
        <w:contextualSpacing/>
        <w:outlineLvl w:val="0"/>
        <w:rPr>
          <w:rFonts w:ascii="Verdana" w:eastAsia="SimSun" w:hAnsi="Verdana" w:cstheme="majorEastAsia"/>
          <w:sz w:val="22"/>
          <w:szCs w:val="21"/>
          <w:lang w:val="en-US" w:eastAsia="zh-CN"/>
        </w:rPr>
      </w:pPr>
    </w:p>
    <w:p w14:paraId="5EE32C18" w14:textId="13181C74" w:rsidR="00786B06" w:rsidRDefault="00944C72" w:rsidP="005A3B49">
      <w:pPr>
        <w:tabs>
          <w:tab w:val="left" w:pos="1440"/>
          <w:tab w:val="left" w:pos="2160"/>
          <w:tab w:val="left" w:pos="2880"/>
        </w:tabs>
        <w:adjustRightInd w:val="0"/>
        <w:snapToGrid w:val="0"/>
        <w:spacing w:before="120" w:line="240" w:lineRule="auto"/>
        <w:ind w:firstLineChars="200" w:firstLine="449"/>
        <w:contextualSpacing/>
        <w:outlineLvl w:val="0"/>
        <w:rPr>
          <w:rFonts w:ascii="Verdana" w:eastAsia="SimSun" w:hAnsi="Verdana" w:cstheme="majorEastAsia"/>
          <w:sz w:val="22"/>
          <w:szCs w:val="21"/>
          <w:lang w:val="en-US" w:eastAsia="zh-CN"/>
        </w:rPr>
      </w:pPr>
      <w:r w:rsidRPr="00944C72">
        <w:rPr>
          <w:rFonts w:ascii="Verdana" w:eastAsia="SimSun" w:hAnsi="Verdana" w:cstheme="majorEastAsia"/>
          <w:b/>
          <w:sz w:val="22"/>
          <w:szCs w:val="21"/>
          <w:lang w:val="en-US" w:eastAsia="zh-CN"/>
        </w:rPr>
        <w:t>BANK DETAILS</w:t>
      </w:r>
      <w:r>
        <w:rPr>
          <w:rFonts w:ascii="Verdana" w:eastAsia="SimSun" w:hAnsi="Verdana" w:cstheme="majorEastAsia"/>
          <w:sz w:val="22"/>
          <w:szCs w:val="21"/>
          <w:lang w:val="en-US" w:eastAsia="zh-CN"/>
        </w:rPr>
        <w:t xml:space="preserve">: </w:t>
      </w:r>
    </w:p>
    <w:p w14:paraId="5DFA48F3" w14:textId="65CD8B36" w:rsidR="00944C72" w:rsidRPr="008C5C34" w:rsidRDefault="00944C72">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sidRPr="00944C72">
        <w:rPr>
          <w:rFonts w:ascii="Verdana" w:eastAsia="SimSun" w:hAnsi="Verdana" w:cstheme="majorEastAsia"/>
          <w:sz w:val="22"/>
          <w:szCs w:val="21"/>
          <w:u w:val="single"/>
          <w:lang w:val="en-US" w:eastAsia="zh-CN"/>
        </w:rPr>
        <w:t>SELLER</w:t>
      </w:r>
      <w:r>
        <w:rPr>
          <w:rFonts w:ascii="Verdana" w:eastAsia="SimSun" w:hAnsi="Verdana" w:cstheme="majorEastAsia"/>
          <w:sz w:val="22"/>
          <w:szCs w:val="21"/>
          <w:lang w:val="en-US" w:eastAsia="zh-CN"/>
        </w:rPr>
        <w:t>:</w:t>
      </w:r>
    </w:p>
    <w:p w14:paraId="70EEE6EF" w14:textId="25558B6A" w:rsidR="00786B06" w:rsidRPr="008C5C34" w:rsidRDefault="00401EB5" w:rsidP="00401EB5">
      <w:pPr>
        <w:tabs>
          <w:tab w:val="left" w:pos="1440"/>
          <w:tab w:val="left" w:pos="2160"/>
          <w:tab w:val="left" w:pos="2880"/>
        </w:tabs>
        <w:adjustRightInd w:val="0"/>
        <w:snapToGrid w:val="0"/>
        <w:spacing w:before="120" w:line="240" w:lineRule="auto"/>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 xml:space="preserve">  </w:t>
      </w:r>
      <w:r w:rsidR="00E42445" w:rsidRPr="008C5C34">
        <w:rPr>
          <w:rFonts w:ascii="Verdana" w:eastAsia="SimSun" w:hAnsi="Verdana" w:cstheme="majorEastAsia"/>
          <w:sz w:val="22"/>
          <w:szCs w:val="21"/>
          <w:lang w:val="en-US" w:eastAsia="zh-CN"/>
        </w:rPr>
        <w:t xml:space="preserve"> </w:t>
      </w:r>
      <w:r w:rsidR="00944C72">
        <w:rPr>
          <w:rFonts w:ascii="Verdana" w:eastAsia="SimSun" w:hAnsi="Verdana" w:cstheme="majorEastAsia"/>
          <w:sz w:val="22"/>
          <w:szCs w:val="21"/>
          <w:lang w:val="en-US" w:eastAsia="zh-CN"/>
        </w:rPr>
        <w:t xml:space="preserve"> </w:t>
      </w:r>
      <w:r w:rsidR="00E42445" w:rsidRPr="008C5C34">
        <w:rPr>
          <w:rFonts w:ascii="Verdana" w:eastAsia="SimSun" w:hAnsi="Verdana" w:cstheme="majorEastAsia"/>
          <w:sz w:val="22"/>
          <w:szCs w:val="21"/>
          <w:lang w:val="en-US" w:eastAsia="zh-CN"/>
        </w:rPr>
        <w:t xml:space="preserve">Bank: </w:t>
      </w:r>
      <w:r w:rsidR="003300AA">
        <w:rPr>
          <w:rFonts w:ascii="Verdana" w:eastAsia="SimSun" w:hAnsi="Verdana" w:cstheme="majorEastAsia"/>
          <w:sz w:val="22"/>
          <w:szCs w:val="21"/>
          <w:lang w:val="en-US" w:eastAsia="zh-CN"/>
        </w:rPr>
        <w:t>HDFC BANK LTD</w:t>
      </w:r>
    </w:p>
    <w:p w14:paraId="181E40AF" w14:textId="38BBEA2A" w:rsidR="00786B06" w:rsidRPr="008C5C34" w:rsidRDefault="003A26DC">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Bank Address</w:t>
      </w:r>
      <w:r w:rsidR="00E42445" w:rsidRPr="008C5C34">
        <w:rPr>
          <w:rFonts w:ascii="Verdana" w:eastAsia="SimSun" w:hAnsi="Verdana" w:cstheme="majorEastAsia"/>
          <w:sz w:val="22"/>
          <w:szCs w:val="21"/>
          <w:lang w:val="en-US" w:eastAsia="zh-CN"/>
        </w:rPr>
        <w:t xml:space="preserve">: </w:t>
      </w:r>
      <w:r w:rsidR="009426A0">
        <w:rPr>
          <w:rFonts w:ascii="Verdana" w:eastAsia="SimSun" w:hAnsi="Verdana" w:cstheme="majorEastAsia"/>
          <w:sz w:val="22"/>
          <w:szCs w:val="21"/>
          <w:lang w:val="en-US" w:eastAsia="zh-CN"/>
        </w:rPr>
        <w:t xml:space="preserve">Kishore Sagar </w:t>
      </w:r>
      <w:proofErr w:type="gramStart"/>
      <w:r w:rsidR="009426A0">
        <w:rPr>
          <w:rFonts w:ascii="Verdana" w:eastAsia="SimSun" w:hAnsi="Verdana" w:cstheme="majorEastAsia"/>
          <w:sz w:val="22"/>
          <w:szCs w:val="21"/>
          <w:lang w:val="en-US" w:eastAsia="zh-CN"/>
        </w:rPr>
        <w:t>Road ,</w:t>
      </w:r>
      <w:proofErr w:type="gramEnd"/>
      <w:r w:rsidR="009426A0">
        <w:rPr>
          <w:rFonts w:ascii="Verdana" w:eastAsia="SimSun" w:hAnsi="Verdana" w:cstheme="majorEastAsia"/>
          <w:sz w:val="22"/>
          <w:szCs w:val="21"/>
          <w:lang w:val="en-US" w:eastAsia="zh-CN"/>
        </w:rPr>
        <w:t xml:space="preserve"> Chhatarpur, Madhya Pradesh , India, Pin - 471001</w:t>
      </w:r>
    </w:p>
    <w:p w14:paraId="57F5F318" w14:textId="7F17CDCD" w:rsidR="00401EB5" w:rsidRDefault="003A26DC">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Account</w:t>
      </w:r>
      <w:r w:rsidR="00E42445" w:rsidRPr="008C5C34">
        <w:rPr>
          <w:rFonts w:ascii="Verdana" w:eastAsia="SimSun" w:hAnsi="Verdana" w:cstheme="majorEastAsia"/>
          <w:sz w:val="22"/>
          <w:szCs w:val="21"/>
          <w:lang w:val="en-US" w:eastAsia="zh-CN"/>
        </w:rPr>
        <w:t xml:space="preserve"> name:</w:t>
      </w:r>
      <w:r w:rsidR="003300AA">
        <w:rPr>
          <w:rFonts w:ascii="Verdana" w:eastAsia="SimSun" w:hAnsi="Verdana" w:cstheme="majorEastAsia"/>
          <w:sz w:val="22"/>
          <w:szCs w:val="21"/>
          <w:lang w:val="en-US" w:eastAsia="zh-CN"/>
        </w:rPr>
        <w:t xml:space="preserve"> </w:t>
      </w:r>
      <w:r w:rsidR="009426A0">
        <w:rPr>
          <w:rFonts w:ascii="Verdana" w:eastAsia="SimSun" w:hAnsi="Verdana" w:cstheme="majorEastAsia"/>
          <w:sz w:val="22"/>
          <w:szCs w:val="21"/>
          <w:lang w:val="en-US" w:eastAsia="zh-CN"/>
        </w:rPr>
        <w:t>ALLONS MINES AND MINERALS PRIVATE LIMITED</w:t>
      </w:r>
    </w:p>
    <w:p w14:paraId="5BA435BE" w14:textId="0184DCBF" w:rsidR="00786B06" w:rsidRPr="008C5C34" w:rsidRDefault="00401EB5">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Account No:</w:t>
      </w:r>
      <w:r w:rsidR="00E42445" w:rsidRPr="008C5C34">
        <w:rPr>
          <w:rFonts w:ascii="Verdana" w:eastAsia="SimSun" w:hAnsi="Verdana" w:cstheme="majorEastAsia"/>
          <w:sz w:val="22"/>
          <w:szCs w:val="21"/>
          <w:lang w:val="en-US" w:eastAsia="zh-CN"/>
        </w:rPr>
        <w:t xml:space="preserve"> </w:t>
      </w:r>
      <w:r w:rsidR="009426A0">
        <w:rPr>
          <w:rFonts w:ascii="Verdana" w:eastAsia="SimSun" w:hAnsi="Verdana" w:cstheme="majorEastAsia"/>
          <w:sz w:val="22"/>
          <w:szCs w:val="21"/>
          <w:lang w:val="en-US" w:eastAsia="zh-CN"/>
        </w:rPr>
        <w:t>50200086933136</w:t>
      </w:r>
    </w:p>
    <w:p w14:paraId="45AE8E65" w14:textId="0EBA6AF1" w:rsidR="00786B06" w:rsidRPr="008C5C34" w:rsidRDefault="003A26DC">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Swift code</w:t>
      </w:r>
      <w:r w:rsidR="00E42445" w:rsidRPr="008C5C34">
        <w:rPr>
          <w:rFonts w:ascii="Verdana" w:eastAsia="SimSun" w:hAnsi="Verdana" w:cstheme="majorEastAsia"/>
          <w:sz w:val="22"/>
          <w:szCs w:val="21"/>
          <w:lang w:val="en-US" w:eastAsia="zh-CN"/>
        </w:rPr>
        <w:t xml:space="preserve">: </w:t>
      </w:r>
      <w:r w:rsidR="009426A0">
        <w:rPr>
          <w:rFonts w:ascii="Verdana" w:eastAsia="SimSun" w:hAnsi="Verdana" w:cstheme="majorEastAsia"/>
          <w:sz w:val="22"/>
          <w:szCs w:val="21"/>
          <w:lang w:val="en-US" w:eastAsia="zh-CN"/>
        </w:rPr>
        <w:t>HDFCINBB</w:t>
      </w:r>
    </w:p>
    <w:p w14:paraId="54998066" w14:textId="77777777" w:rsidR="00786B06" w:rsidRPr="008C5C34" w:rsidRDefault="00786B06">
      <w:pPr>
        <w:tabs>
          <w:tab w:val="left" w:pos="1440"/>
          <w:tab w:val="left" w:pos="2160"/>
          <w:tab w:val="left" w:pos="2880"/>
        </w:tabs>
        <w:adjustRightInd w:val="0"/>
        <w:snapToGrid w:val="0"/>
        <w:spacing w:before="120" w:line="240" w:lineRule="auto"/>
        <w:contextualSpacing/>
        <w:outlineLvl w:val="0"/>
        <w:rPr>
          <w:rFonts w:ascii="Verdana" w:eastAsia="SimSun" w:hAnsi="Verdana" w:cstheme="majorEastAsia"/>
          <w:sz w:val="22"/>
          <w:szCs w:val="21"/>
          <w:lang w:val="en-US" w:eastAsia="zh-CN"/>
        </w:rPr>
      </w:pPr>
    </w:p>
    <w:p w14:paraId="1FDF9C61" w14:textId="312308AB" w:rsidR="00786B06" w:rsidRPr="003A26DC" w:rsidRDefault="003A26DC">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u w:val="single"/>
          <w:lang w:val="en-US" w:eastAsia="zh-CN"/>
        </w:rPr>
      </w:pPr>
      <w:r w:rsidRPr="003A26DC">
        <w:rPr>
          <w:rFonts w:ascii="Verdana" w:eastAsia="SimSun" w:hAnsi="Verdana" w:cstheme="majorEastAsia"/>
          <w:sz w:val="22"/>
          <w:szCs w:val="21"/>
          <w:u w:val="single"/>
          <w:lang w:val="en-US" w:eastAsia="zh-CN"/>
        </w:rPr>
        <w:t>BUYER</w:t>
      </w:r>
      <w:r w:rsidR="00E11F3F">
        <w:rPr>
          <w:rFonts w:ascii="Verdana" w:eastAsia="SimSun" w:hAnsi="Verdana" w:cstheme="majorEastAsia"/>
          <w:sz w:val="22"/>
          <w:szCs w:val="21"/>
          <w:u w:val="single"/>
          <w:lang w:val="en-US" w:eastAsia="zh-CN"/>
        </w:rPr>
        <w:t>:</w:t>
      </w:r>
    </w:p>
    <w:p w14:paraId="7F9B872F" w14:textId="46CEB03E" w:rsidR="00786B06" w:rsidRPr="008C5C34" w:rsidRDefault="003A26DC" w:rsidP="003A26DC">
      <w:pPr>
        <w:tabs>
          <w:tab w:val="left" w:pos="1440"/>
          <w:tab w:val="left" w:pos="2160"/>
          <w:tab w:val="left" w:pos="2880"/>
        </w:tabs>
        <w:adjustRightInd w:val="0"/>
        <w:snapToGrid w:val="0"/>
        <w:spacing w:before="120" w:line="240" w:lineRule="auto"/>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 xml:space="preserve">    </w:t>
      </w:r>
      <w:r w:rsidR="00E42445" w:rsidRPr="008C5C34">
        <w:rPr>
          <w:rFonts w:ascii="Verdana" w:eastAsia="SimSun" w:hAnsi="Verdana" w:cstheme="majorEastAsia"/>
          <w:sz w:val="22"/>
          <w:szCs w:val="21"/>
          <w:lang w:val="en-US" w:eastAsia="zh-CN"/>
        </w:rPr>
        <w:t xml:space="preserve">Bank: </w:t>
      </w:r>
      <w:r w:rsidR="00E11F3F">
        <w:rPr>
          <w:rFonts w:ascii="Verdana" w:eastAsia="SimSun" w:hAnsi="Verdana" w:cstheme="majorEastAsia"/>
          <w:sz w:val="22"/>
          <w:szCs w:val="21"/>
          <w:lang w:val="en-US" w:eastAsia="zh-CN"/>
        </w:rPr>
        <w:t>National Bank of Fujairah</w:t>
      </w:r>
    </w:p>
    <w:p w14:paraId="0C9E1070" w14:textId="5AED9767" w:rsidR="00786B06" w:rsidRDefault="003A26DC">
      <w:pPr>
        <w:tabs>
          <w:tab w:val="left" w:pos="1440"/>
          <w:tab w:val="left" w:pos="2160"/>
          <w:tab w:val="left" w:pos="2880"/>
        </w:tabs>
        <w:adjustRightInd w:val="0"/>
        <w:snapToGrid w:val="0"/>
        <w:spacing w:before="120" w:line="240" w:lineRule="auto"/>
        <w:ind w:firstLineChars="100" w:firstLine="22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 xml:space="preserve">  </w:t>
      </w:r>
      <w:r w:rsidR="00401EB5">
        <w:rPr>
          <w:rFonts w:ascii="Verdana" w:eastAsia="SimSun" w:hAnsi="Verdana" w:cstheme="majorEastAsia"/>
          <w:sz w:val="22"/>
          <w:szCs w:val="21"/>
          <w:lang w:val="en-US" w:eastAsia="zh-CN"/>
        </w:rPr>
        <w:t>Bank Address:</w:t>
      </w:r>
      <w:r w:rsidR="00E11F3F">
        <w:rPr>
          <w:rFonts w:ascii="Verdana" w:eastAsia="SimSun" w:hAnsi="Verdana" w:cstheme="majorEastAsia"/>
          <w:sz w:val="22"/>
          <w:szCs w:val="21"/>
          <w:lang w:val="en-US" w:eastAsia="zh-CN"/>
        </w:rPr>
        <w:t xml:space="preserve"> PO Box 887, Fujairah, UAE</w:t>
      </w:r>
    </w:p>
    <w:p w14:paraId="3A15FC74" w14:textId="7E2C3E3E" w:rsidR="00401EB5" w:rsidRPr="008C5C34" w:rsidRDefault="00401EB5">
      <w:pPr>
        <w:tabs>
          <w:tab w:val="left" w:pos="1440"/>
          <w:tab w:val="left" w:pos="2160"/>
          <w:tab w:val="left" w:pos="2880"/>
        </w:tabs>
        <w:adjustRightInd w:val="0"/>
        <w:snapToGrid w:val="0"/>
        <w:spacing w:before="120" w:line="240" w:lineRule="auto"/>
        <w:ind w:firstLineChars="100" w:firstLine="22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 xml:space="preserve">  Account Name: </w:t>
      </w:r>
      <w:r w:rsidR="00E11F3F">
        <w:rPr>
          <w:rFonts w:ascii="Verdana" w:eastAsia="SimSun" w:hAnsi="Verdana" w:cstheme="majorEastAsia"/>
          <w:sz w:val="22"/>
          <w:szCs w:val="21"/>
          <w:lang w:val="en-US" w:eastAsia="zh-CN"/>
        </w:rPr>
        <w:t>Bullfrog Trading LLC</w:t>
      </w:r>
    </w:p>
    <w:p w14:paraId="26E93DA1" w14:textId="142625C9" w:rsidR="00786B06" w:rsidRPr="008C5C34" w:rsidRDefault="00401EB5">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Account No</w:t>
      </w:r>
      <w:r w:rsidR="00E42445" w:rsidRPr="008C5C34">
        <w:rPr>
          <w:rFonts w:ascii="Verdana" w:eastAsia="SimSun" w:hAnsi="Verdana" w:cstheme="majorEastAsia"/>
          <w:sz w:val="22"/>
          <w:szCs w:val="21"/>
          <w:lang w:val="en-US" w:eastAsia="zh-CN"/>
        </w:rPr>
        <w:t xml:space="preserve">: </w:t>
      </w:r>
      <w:r w:rsidR="00E11F3F">
        <w:rPr>
          <w:rFonts w:ascii="Verdana" w:eastAsia="SimSun" w:hAnsi="Verdana" w:cstheme="majorEastAsia"/>
          <w:sz w:val="22"/>
          <w:szCs w:val="21"/>
          <w:lang w:val="en-US" w:eastAsia="zh-CN"/>
        </w:rPr>
        <w:t>012662480485</w:t>
      </w:r>
    </w:p>
    <w:p w14:paraId="5CEE1204" w14:textId="68083725" w:rsidR="00786B06" w:rsidRDefault="00401EB5">
      <w:pPr>
        <w:tabs>
          <w:tab w:val="left" w:pos="1440"/>
          <w:tab w:val="left" w:pos="2160"/>
          <w:tab w:val="left" w:pos="2880"/>
        </w:tabs>
        <w:adjustRightInd w:val="0"/>
        <w:snapToGrid w:val="0"/>
        <w:spacing w:before="120" w:line="240" w:lineRule="auto"/>
        <w:ind w:firstLineChars="100" w:firstLine="22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 xml:space="preserve">  </w:t>
      </w:r>
      <w:r w:rsidR="00E42445" w:rsidRPr="008C5C34">
        <w:rPr>
          <w:rFonts w:ascii="Verdana" w:eastAsia="SimSun" w:hAnsi="Verdana" w:cstheme="majorEastAsia"/>
          <w:sz w:val="22"/>
          <w:szCs w:val="21"/>
          <w:lang w:val="en-US" w:eastAsia="zh-CN"/>
        </w:rPr>
        <w:t xml:space="preserve">SWIFT CODE: </w:t>
      </w:r>
      <w:r w:rsidR="00E11F3F">
        <w:rPr>
          <w:rFonts w:ascii="Verdana" w:eastAsia="SimSun" w:hAnsi="Verdana" w:cstheme="majorEastAsia"/>
          <w:sz w:val="22"/>
          <w:szCs w:val="21"/>
          <w:lang w:val="en-US" w:eastAsia="zh-CN"/>
        </w:rPr>
        <w:t>NBFUAEAFDXB</w:t>
      </w:r>
    </w:p>
    <w:p w14:paraId="70F37711" w14:textId="77777777" w:rsidR="000C3675" w:rsidRDefault="000C3675">
      <w:pPr>
        <w:tabs>
          <w:tab w:val="left" w:pos="1440"/>
          <w:tab w:val="left" w:pos="2160"/>
          <w:tab w:val="left" w:pos="2880"/>
        </w:tabs>
        <w:adjustRightInd w:val="0"/>
        <w:snapToGrid w:val="0"/>
        <w:spacing w:before="120" w:line="240" w:lineRule="auto"/>
        <w:ind w:firstLineChars="100" w:firstLine="220"/>
        <w:contextualSpacing/>
        <w:outlineLvl w:val="0"/>
        <w:rPr>
          <w:rFonts w:ascii="Verdana" w:eastAsia="SimSun" w:hAnsi="Verdana" w:cstheme="majorEastAsia"/>
          <w:sz w:val="22"/>
          <w:szCs w:val="21"/>
          <w:lang w:val="en-US" w:eastAsia="zh-CN"/>
        </w:rPr>
      </w:pPr>
    </w:p>
    <w:p w14:paraId="71C6D170" w14:textId="570F04D6" w:rsidR="000C3675" w:rsidRPr="008C5C34" w:rsidRDefault="000C3675">
      <w:pPr>
        <w:tabs>
          <w:tab w:val="left" w:pos="1440"/>
          <w:tab w:val="left" w:pos="2160"/>
          <w:tab w:val="left" w:pos="2880"/>
        </w:tabs>
        <w:adjustRightInd w:val="0"/>
        <w:snapToGrid w:val="0"/>
        <w:spacing w:before="120" w:line="240" w:lineRule="auto"/>
        <w:ind w:firstLineChars="100" w:firstLine="220"/>
        <w:contextualSpacing/>
        <w:outlineLvl w:val="0"/>
        <w:rPr>
          <w:rFonts w:ascii="Verdana" w:eastAsia="SimSun" w:hAnsi="Verdana" w:cstheme="majorEastAsia"/>
          <w:sz w:val="22"/>
          <w:szCs w:val="21"/>
          <w:lang w:val="en-US" w:eastAsia="zh-CN"/>
        </w:rPr>
      </w:pPr>
    </w:p>
    <w:p w14:paraId="34361D10" w14:textId="77777777" w:rsidR="00786B06" w:rsidRPr="008C5C34" w:rsidRDefault="00E42445">
      <w:pPr>
        <w:tabs>
          <w:tab w:val="left" w:pos="1440"/>
          <w:tab w:val="left" w:pos="2160"/>
          <w:tab w:val="left" w:pos="2880"/>
        </w:tabs>
        <w:adjustRightInd w:val="0"/>
        <w:snapToGrid w:val="0"/>
        <w:spacing w:before="120" w:line="240" w:lineRule="auto"/>
        <w:contextualSpacing/>
        <w:outlineLvl w:val="0"/>
        <w:rPr>
          <w:rFonts w:ascii="Verdana" w:eastAsia="SimSun" w:hAnsi="Verdana" w:cstheme="majorEastAsia"/>
          <w:sz w:val="22"/>
          <w:szCs w:val="21"/>
          <w:lang w:val="en-US" w:eastAsia="zh-CN"/>
        </w:rPr>
      </w:pPr>
      <w:r w:rsidRPr="008C5C34">
        <w:rPr>
          <w:rFonts w:ascii="Verdana" w:eastAsia="SimSun" w:hAnsi="Verdana" w:cstheme="majorEastAsia"/>
          <w:sz w:val="22"/>
          <w:szCs w:val="21"/>
          <w:lang w:val="en-US" w:eastAsia="zh-CN"/>
        </w:rPr>
        <w:t xml:space="preserve">             </w:t>
      </w:r>
    </w:p>
    <w:p w14:paraId="46CD2D67" w14:textId="4347093A" w:rsidR="00786B06" w:rsidRPr="009C70D6" w:rsidRDefault="009C70D6">
      <w:pPr>
        <w:tabs>
          <w:tab w:val="left" w:pos="1440"/>
          <w:tab w:val="left" w:pos="2160"/>
          <w:tab w:val="left" w:pos="2880"/>
        </w:tabs>
        <w:adjustRightInd w:val="0"/>
        <w:snapToGrid w:val="0"/>
        <w:spacing w:before="120" w:line="240" w:lineRule="auto"/>
        <w:contextualSpacing/>
        <w:outlineLvl w:val="0"/>
        <w:rPr>
          <w:rFonts w:ascii="Verdana" w:eastAsia="SimSun" w:hAnsi="Verdana" w:cstheme="majorEastAsia"/>
          <w:b/>
          <w:sz w:val="22"/>
          <w:szCs w:val="21"/>
          <w:u w:val="single"/>
          <w:lang w:val="en-US" w:eastAsia="zh-CN"/>
        </w:rPr>
      </w:pPr>
      <w:r>
        <w:rPr>
          <w:rFonts w:ascii="Verdana" w:eastAsia="SimSun" w:hAnsi="Verdana" w:cstheme="majorEastAsia"/>
          <w:sz w:val="22"/>
          <w:szCs w:val="21"/>
          <w:lang w:val="en-US" w:eastAsia="zh-CN"/>
        </w:rPr>
        <w:t xml:space="preserve">    </w:t>
      </w:r>
      <w:r w:rsidRPr="009C70D6">
        <w:rPr>
          <w:rFonts w:ascii="Verdana" w:eastAsia="SimSun" w:hAnsi="Verdana" w:cstheme="majorEastAsia"/>
          <w:b/>
          <w:sz w:val="22"/>
          <w:szCs w:val="21"/>
          <w:u w:val="single"/>
          <w:lang w:val="en-US" w:eastAsia="zh-CN"/>
        </w:rPr>
        <w:t>10. DOCUMENTS:</w:t>
      </w:r>
    </w:p>
    <w:p w14:paraId="3F1C5F2F" w14:textId="77777777" w:rsidR="009C70D6" w:rsidRPr="008C5C34" w:rsidRDefault="009C70D6">
      <w:pPr>
        <w:tabs>
          <w:tab w:val="left" w:pos="1440"/>
          <w:tab w:val="left" w:pos="2160"/>
          <w:tab w:val="left" w:pos="2880"/>
        </w:tabs>
        <w:adjustRightInd w:val="0"/>
        <w:snapToGrid w:val="0"/>
        <w:spacing w:before="120" w:line="240" w:lineRule="auto"/>
        <w:contextualSpacing/>
        <w:outlineLvl w:val="0"/>
        <w:rPr>
          <w:rFonts w:ascii="Verdana" w:eastAsia="SimSun" w:hAnsi="Verdana" w:cstheme="majorEastAsia"/>
          <w:sz w:val="22"/>
          <w:szCs w:val="21"/>
          <w:lang w:val="en-US" w:eastAsia="zh-CN"/>
        </w:rPr>
      </w:pPr>
    </w:p>
    <w:p w14:paraId="4A95FA62" w14:textId="01390E2B" w:rsidR="00786B06" w:rsidRPr="008C5C34" w:rsidRDefault="00E42445" w:rsidP="009C70D6">
      <w:pPr>
        <w:tabs>
          <w:tab w:val="left" w:pos="1440"/>
          <w:tab w:val="left" w:pos="2160"/>
          <w:tab w:val="left" w:pos="2880"/>
        </w:tabs>
        <w:adjustRightInd w:val="0"/>
        <w:snapToGrid w:val="0"/>
        <w:spacing w:before="120" w:line="240" w:lineRule="auto"/>
        <w:ind w:left="426"/>
        <w:contextualSpacing/>
        <w:outlineLvl w:val="0"/>
        <w:rPr>
          <w:rFonts w:ascii="Verdana" w:eastAsia="SimSun" w:hAnsi="Verdana" w:cstheme="majorEastAsia"/>
          <w:sz w:val="22"/>
          <w:szCs w:val="21"/>
          <w:lang w:val="en-US" w:eastAsia="zh-CN"/>
        </w:rPr>
      </w:pPr>
      <w:r w:rsidRPr="008C5C34">
        <w:rPr>
          <w:rFonts w:ascii="Verdana" w:eastAsia="SimSun" w:hAnsi="Verdana" w:cstheme="majorEastAsia"/>
          <w:sz w:val="22"/>
          <w:szCs w:val="21"/>
          <w:lang w:val="en-US" w:eastAsia="zh-CN"/>
        </w:rPr>
        <w:t xml:space="preserve">The </w:t>
      </w:r>
      <w:r w:rsidR="009C70D6">
        <w:rPr>
          <w:rFonts w:ascii="Verdana" w:eastAsia="SimSun" w:hAnsi="Verdana" w:cstheme="majorEastAsia"/>
          <w:sz w:val="22"/>
          <w:szCs w:val="21"/>
          <w:lang w:val="en-US" w:eastAsia="zh-CN"/>
        </w:rPr>
        <w:t>following shipping documents will be submitted by the seller to his bank for payment against the LC</w:t>
      </w:r>
      <w:r w:rsidRPr="008C5C34">
        <w:rPr>
          <w:rFonts w:ascii="Verdana" w:eastAsia="SimSun" w:hAnsi="Verdana" w:cstheme="majorEastAsia"/>
          <w:sz w:val="22"/>
          <w:szCs w:val="21"/>
          <w:lang w:val="en-US" w:eastAsia="zh-CN"/>
        </w:rPr>
        <w:t>, the do</w:t>
      </w:r>
      <w:r w:rsidR="009C70D6">
        <w:rPr>
          <w:rFonts w:ascii="Verdana" w:eastAsia="SimSun" w:hAnsi="Verdana" w:cstheme="majorEastAsia"/>
          <w:sz w:val="22"/>
          <w:szCs w:val="21"/>
          <w:lang w:val="en-US" w:eastAsia="zh-CN"/>
        </w:rPr>
        <w:t xml:space="preserve">cuments must </w:t>
      </w:r>
      <w:proofErr w:type="gramStart"/>
      <w:r w:rsidR="009C70D6">
        <w:rPr>
          <w:rFonts w:ascii="Verdana" w:eastAsia="SimSun" w:hAnsi="Verdana" w:cstheme="majorEastAsia"/>
          <w:sz w:val="22"/>
          <w:szCs w:val="21"/>
          <w:lang w:val="en-US" w:eastAsia="zh-CN"/>
        </w:rPr>
        <w:t>presented</w:t>
      </w:r>
      <w:proofErr w:type="gramEnd"/>
      <w:r w:rsidR="009C70D6">
        <w:rPr>
          <w:rFonts w:ascii="Verdana" w:eastAsia="SimSun" w:hAnsi="Verdana" w:cstheme="majorEastAsia"/>
          <w:sz w:val="22"/>
          <w:szCs w:val="21"/>
          <w:lang w:val="en-US" w:eastAsia="zh-CN"/>
        </w:rPr>
        <w:t xml:space="preserve"> within 15</w:t>
      </w:r>
      <w:r w:rsidRPr="008C5C34">
        <w:rPr>
          <w:rFonts w:ascii="Verdana" w:eastAsia="SimSun" w:hAnsi="Verdana" w:cstheme="majorEastAsia"/>
          <w:sz w:val="22"/>
          <w:szCs w:val="21"/>
          <w:lang w:val="en-US" w:eastAsia="zh-CN"/>
        </w:rPr>
        <w:t xml:space="preserve"> days after B/L date: </w:t>
      </w:r>
    </w:p>
    <w:p w14:paraId="04E129F1" w14:textId="77777777" w:rsidR="009C70D6" w:rsidRDefault="009C70D6">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p>
    <w:p w14:paraId="593AF60F" w14:textId="62F7BB09" w:rsidR="00786B06" w:rsidRPr="008C5C34" w:rsidRDefault="00E42445" w:rsidP="009C70D6">
      <w:pPr>
        <w:tabs>
          <w:tab w:val="left" w:pos="1440"/>
          <w:tab w:val="left" w:pos="2160"/>
          <w:tab w:val="left" w:pos="2880"/>
        </w:tabs>
        <w:adjustRightInd w:val="0"/>
        <w:snapToGrid w:val="0"/>
        <w:spacing w:before="120" w:line="240" w:lineRule="auto"/>
        <w:ind w:left="420" w:firstLineChars="9" w:firstLine="20"/>
        <w:contextualSpacing/>
        <w:outlineLvl w:val="0"/>
        <w:rPr>
          <w:rFonts w:ascii="Verdana" w:eastAsia="SimSun" w:hAnsi="Verdana" w:cstheme="majorEastAsia"/>
          <w:sz w:val="22"/>
          <w:szCs w:val="21"/>
          <w:lang w:val="en-US" w:eastAsia="zh-CN"/>
        </w:rPr>
      </w:pPr>
      <w:r w:rsidRPr="008C5C34">
        <w:rPr>
          <w:rFonts w:ascii="Verdana" w:eastAsia="SimSun" w:hAnsi="Verdana" w:cstheme="majorEastAsia"/>
          <w:sz w:val="22"/>
          <w:szCs w:val="21"/>
          <w:lang w:val="en-US" w:eastAsia="zh-CN"/>
        </w:rPr>
        <w:t xml:space="preserve">Full set (3/3) of clean </w:t>
      </w:r>
      <w:proofErr w:type="gramStart"/>
      <w:r w:rsidRPr="008C5C34">
        <w:rPr>
          <w:rFonts w:ascii="Verdana" w:eastAsia="SimSun" w:hAnsi="Verdana" w:cstheme="majorEastAsia"/>
          <w:sz w:val="22"/>
          <w:szCs w:val="21"/>
          <w:lang w:val="en-US" w:eastAsia="zh-CN"/>
        </w:rPr>
        <w:t>on board</w:t>
      </w:r>
      <w:proofErr w:type="gramEnd"/>
      <w:r w:rsidRPr="008C5C34">
        <w:rPr>
          <w:rFonts w:ascii="Verdana" w:eastAsia="SimSun" w:hAnsi="Verdana" w:cstheme="majorEastAsia"/>
          <w:sz w:val="22"/>
          <w:szCs w:val="21"/>
          <w:lang w:val="en-US" w:eastAsia="zh-CN"/>
        </w:rPr>
        <w:t xml:space="preserve"> original ocean bills of lading, made out to order and blank e</w:t>
      </w:r>
      <w:r w:rsidR="009C70D6">
        <w:rPr>
          <w:rFonts w:ascii="Verdana" w:eastAsia="SimSun" w:hAnsi="Verdana" w:cstheme="majorEastAsia"/>
          <w:sz w:val="22"/>
          <w:szCs w:val="21"/>
          <w:lang w:val="en-US" w:eastAsia="zh-CN"/>
        </w:rPr>
        <w:t xml:space="preserve">ndorsed and marked </w:t>
      </w:r>
      <w:r w:rsidRPr="008C5C34">
        <w:rPr>
          <w:rFonts w:ascii="Verdana" w:eastAsia="SimSun" w:hAnsi="Verdana" w:cstheme="majorEastAsia"/>
          <w:sz w:val="22"/>
          <w:szCs w:val="21"/>
          <w:lang w:val="en-US" w:eastAsia="zh-CN"/>
        </w:rPr>
        <w:t xml:space="preserve">“freight prepaid” </w:t>
      </w:r>
    </w:p>
    <w:p w14:paraId="45FE8107" w14:textId="4D9F839A" w:rsidR="00786B06" w:rsidRPr="008C5C34" w:rsidRDefault="00E42445" w:rsidP="009C70D6">
      <w:pPr>
        <w:tabs>
          <w:tab w:val="left" w:pos="1440"/>
          <w:tab w:val="left" w:pos="2160"/>
          <w:tab w:val="left" w:pos="2880"/>
        </w:tabs>
        <w:adjustRightInd w:val="0"/>
        <w:snapToGrid w:val="0"/>
        <w:spacing w:before="120" w:line="240" w:lineRule="auto"/>
        <w:ind w:left="142"/>
        <w:contextualSpacing/>
        <w:outlineLvl w:val="0"/>
        <w:rPr>
          <w:rFonts w:ascii="Verdana" w:eastAsia="SimSun" w:hAnsi="Verdana" w:cstheme="majorEastAsia"/>
          <w:sz w:val="22"/>
          <w:szCs w:val="21"/>
          <w:lang w:val="en-US" w:eastAsia="zh-CN"/>
        </w:rPr>
      </w:pPr>
      <w:r w:rsidRPr="008C5C34">
        <w:rPr>
          <w:rFonts w:ascii="Verdana" w:eastAsia="SimSun" w:hAnsi="Verdana" w:cstheme="majorEastAsia"/>
          <w:sz w:val="22"/>
          <w:szCs w:val="21"/>
          <w:lang w:val="en-US" w:eastAsia="zh-CN"/>
        </w:rPr>
        <w:t xml:space="preserve"> </w:t>
      </w:r>
      <w:r w:rsidR="009C70D6">
        <w:rPr>
          <w:rFonts w:ascii="Verdana" w:eastAsia="SimSun" w:hAnsi="Verdana" w:cstheme="majorEastAsia"/>
          <w:sz w:val="22"/>
          <w:szCs w:val="21"/>
          <w:lang w:val="en-US" w:eastAsia="zh-CN"/>
        </w:rPr>
        <w:t xml:space="preserve">  Invoices (1 original + 2</w:t>
      </w:r>
      <w:r w:rsidRPr="008C5C34">
        <w:rPr>
          <w:rFonts w:ascii="Verdana" w:eastAsia="SimSun" w:hAnsi="Verdana" w:cstheme="majorEastAsia"/>
          <w:sz w:val="22"/>
          <w:szCs w:val="21"/>
          <w:lang w:val="en-US" w:eastAsia="zh-CN"/>
        </w:rPr>
        <w:t xml:space="preserve"> copy) issued by the Seller.</w:t>
      </w:r>
    </w:p>
    <w:p w14:paraId="4FA8D2BE" w14:textId="690884FA" w:rsidR="00786B06" w:rsidRPr="008C5C34" w:rsidRDefault="00794E58">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Certificate of weight issued by the independent survey agency at the load port.</w:t>
      </w:r>
    </w:p>
    <w:p w14:paraId="1AA99DC4" w14:textId="3228D0CA" w:rsidR="00786B06" w:rsidRPr="008C5C34" w:rsidRDefault="00794E58">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 xml:space="preserve">Certificate of quality issued by the independent survey agency at the load port. </w:t>
      </w:r>
    </w:p>
    <w:p w14:paraId="78161A67" w14:textId="56CC1F8C" w:rsidR="00786B06" w:rsidRPr="008C5C34" w:rsidRDefault="00794E58">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 xml:space="preserve">Certificate of Moisture issued by the independent survey agency at the load port. </w:t>
      </w:r>
    </w:p>
    <w:p w14:paraId="7B86A4A3" w14:textId="77777777" w:rsidR="00794E58" w:rsidRDefault="00794E58">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Certificate of Origin (Original + 1 copy)</w:t>
      </w:r>
    </w:p>
    <w:p w14:paraId="5E6F5DB3" w14:textId="3CFCFC47" w:rsidR="00786B06" w:rsidRPr="008C5C34" w:rsidRDefault="00794E58" w:rsidP="00794E58">
      <w:pPr>
        <w:tabs>
          <w:tab w:val="left" w:pos="1440"/>
          <w:tab w:val="left" w:pos="2160"/>
          <w:tab w:val="left" w:pos="2880"/>
        </w:tabs>
        <w:adjustRightInd w:val="0"/>
        <w:snapToGrid w:val="0"/>
        <w:spacing w:before="120" w:line="240" w:lineRule="auto"/>
        <w:ind w:firstLineChars="200" w:firstLine="440"/>
        <w:contextualSpacing/>
        <w:outlineLvl w:val="0"/>
        <w:rPr>
          <w:rFonts w:ascii="Verdana" w:eastAsia="SimSun" w:hAnsi="Verdana" w:cstheme="majorEastAsia"/>
          <w:sz w:val="22"/>
          <w:szCs w:val="21"/>
          <w:lang w:val="en-US" w:eastAsia="zh-CN"/>
        </w:rPr>
      </w:pPr>
      <w:r>
        <w:rPr>
          <w:rFonts w:ascii="Verdana" w:eastAsia="SimSun" w:hAnsi="Verdana" w:cstheme="majorEastAsia"/>
          <w:sz w:val="22"/>
          <w:szCs w:val="21"/>
          <w:lang w:val="en-US" w:eastAsia="zh-CN"/>
        </w:rPr>
        <w:t>Copy of Insurance</w:t>
      </w:r>
      <w:r w:rsidR="00E11F3F">
        <w:rPr>
          <w:rFonts w:ascii="Verdana" w:eastAsia="SimSun" w:hAnsi="Verdana" w:cstheme="majorEastAsia"/>
          <w:sz w:val="22"/>
          <w:szCs w:val="21"/>
          <w:lang w:val="en-US" w:eastAsia="zh-CN"/>
        </w:rPr>
        <w:t xml:space="preserve"> confirming claims payable </w:t>
      </w:r>
      <w:proofErr w:type="gramStart"/>
      <w:r w:rsidR="00E11F3F">
        <w:rPr>
          <w:rFonts w:ascii="Verdana" w:eastAsia="SimSun" w:hAnsi="Verdana" w:cstheme="majorEastAsia"/>
          <w:sz w:val="22"/>
          <w:szCs w:val="21"/>
          <w:lang w:val="en-US" w:eastAsia="zh-CN"/>
        </w:rPr>
        <w:t>at</w:t>
      </w:r>
      <w:proofErr w:type="gramEnd"/>
      <w:r w:rsidR="00E11F3F">
        <w:rPr>
          <w:rFonts w:ascii="Verdana" w:eastAsia="SimSun" w:hAnsi="Verdana" w:cstheme="majorEastAsia"/>
          <w:sz w:val="22"/>
          <w:szCs w:val="21"/>
          <w:lang w:val="en-US" w:eastAsia="zh-CN"/>
        </w:rPr>
        <w:t xml:space="preserve"> China</w:t>
      </w:r>
      <w:r>
        <w:rPr>
          <w:rFonts w:ascii="Verdana" w:eastAsia="SimSun" w:hAnsi="Verdana" w:cstheme="majorEastAsia"/>
          <w:sz w:val="22"/>
          <w:szCs w:val="21"/>
          <w:lang w:val="en-US" w:eastAsia="zh-CN"/>
        </w:rPr>
        <w:t xml:space="preserve"> </w:t>
      </w:r>
    </w:p>
    <w:p w14:paraId="7C07FACD" w14:textId="77777777" w:rsidR="00786B06" w:rsidRPr="008C5C34" w:rsidRDefault="00786B06" w:rsidP="00794E58">
      <w:pPr>
        <w:pStyle w:val="ListParagraph1"/>
        <w:tabs>
          <w:tab w:val="left" w:pos="1440"/>
          <w:tab w:val="left" w:pos="2160"/>
          <w:tab w:val="left" w:pos="2880"/>
        </w:tabs>
        <w:snapToGrid w:val="0"/>
        <w:spacing w:before="120" w:line="240" w:lineRule="auto"/>
        <w:ind w:left="0"/>
        <w:jc w:val="both"/>
        <w:textAlignment w:val="baseline"/>
        <w:rPr>
          <w:rFonts w:ascii="Verdana" w:hAnsi="Verdana" w:cs="Calibri"/>
          <w:sz w:val="22"/>
          <w:szCs w:val="22"/>
          <w:lang w:val="en-GB" w:eastAsia="zh-CN"/>
        </w:rPr>
      </w:pPr>
    </w:p>
    <w:p w14:paraId="592D96AA" w14:textId="2DC3A321" w:rsidR="00786B06" w:rsidRPr="008C5C34" w:rsidRDefault="00794E58" w:rsidP="00794E58">
      <w:pPr>
        <w:pStyle w:val="ListParagraph1"/>
        <w:tabs>
          <w:tab w:val="left" w:pos="420"/>
          <w:tab w:val="left" w:pos="1440"/>
          <w:tab w:val="left" w:pos="2160"/>
          <w:tab w:val="left" w:pos="2880"/>
        </w:tabs>
        <w:snapToGrid w:val="0"/>
        <w:spacing w:before="120" w:line="240" w:lineRule="auto"/>
        <w:ind w:left="477"/>
        <w:jc w:val="both"/>
        <w:textAlignment w:val="baseline"/>
        <w:rPr>
          <w:rFonts w:ascii="Verdana" w:hAnsi="Verdana" w:cs="Calibri"/>
          <w:b/>
          <w:sz w:val="22"/>
          <w:szCs w:val="22"/>
          <w:u w:val="single" w:color="000000"/>
          <w:lang w:val="en-GB" w:eastAsia="zh-CN"/>
        </w:rPr>
      </w:pPr>
      <w:r>
        <w:rPr>
          <w:rFonts w:ascii="Verdana" w:hAnsi="Verdana" w:cs="Calibri"/>
          <w:b/>
          <w:sz w:val="22"/>
          <w:szCs w:val="22"/>
          <w:u w:val="single" w:color="000000"/>
          <w:lang w:val="en-GB" w:eastAsia="zh-CN"/>
        </w:rPr>
        <w:t>11</w:t>
      </w:r>
      <w:r w:rsidR="00E42445" w:rsidRPr="008C5C34">
        <w:rPr>
          <w:rFonts w:ascii="Verdana" w:hAnsi="Verdana" w:cs="Calibri"/>
          <w:b/>
          <w:sz w:val="22"/>
          <w:szCs w:val="22"/>
          <w:u w:val="single" w:color="000000"/>
          <w:lang w:val="en-GB" w:eastAsia="zh-CN"/>
        </w:rPr>
        <w:t>、</w:t>
      </w:r>
      <w:r w:rsidR="00E42445" w:rsidRPr="008C5C34">
        <w:rPr>
          <w:rFonts w:ascii="Verdana" w:hAnsi="Verdana" w:cs="Calibri"/>
          <w:b/>
          <w:sz w:val="22"/>
          <w:szCs w:val="22"/>
          <w:u w:val="single" w:color="000000"/>
          <w:lang w:val="en-GB" w:eastAsia="zh-CN"/>
        </w:rPr>
        <w:t>DISCHARGING PORT, DEMURAGE/DESPATCH</w:t>
      </w:r>
    </w:p>
    <w:p w14:paraId="44F9CBE7" w14:textId="15F094CD" w:rsidR="00786B06" w:rsidRPr="008C5C34" w:rsidRDefault="00C67E82" w:rsidP="00C67E82">
      <w:pPr>
        <w:pStyle w:val="ListParagraph1"/>
        <w:tabs>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val="en-GB" w:eastAsia="zh-CN"/>
        </w:rPr>
      </w:pPr>
      <w:r>
        <w:rPr>
          <w:rFonts w:ascii="Verdana" w:hAnsi="Verdana" w:cs="Calibri"/>
          <w:sz w:val="22"/>
          <w:szCs w:val="22"/>
          <w:lang w:val="en-GB" w:eastAsia="zh-CN"/>
        </w:rPr>
        <w:t xml:space="preserve">11.1 </w:t>
      </w:r>
      <w:r w:rsidR="00E42445" w:rsidRPr="008C5C34">
        <w:rPr>
          <w:rFonts w:ascii="Verdana" w:hAnsi="Verdana" w:cs="Calibri"/>
          <w:sz w:val="22"/>
          <w:szCs w:val="22"/>
          <w:lang w:val="en-GB" w:eastAsia="zh-CN"/>
        </w:rPr>
        <w:t xml:space="preserve">Demurrage and despatch charges: Demurrage and despatch charges at the loading port are for the Seller's account. Demurrage and despatch charges at the </w:t>
      </w:r>
      <w:r w:rsidR="00E42445" w:rsidRPr="000C3675">
        <w:rPr>
          <w:rFonts w:ascii="Verdana" w:hAnsi="Verdana" w:cs="Calibri"/>
          <w:color w:val="000000" w:themeColor="text1"/>
          <w:sz w:val="22"/>
          <w:szCs w:val="22"/>
          <w:lang w:val="en-GB" w:eastAsia="zh-CN"/>
        </w:rPr>
        <w:t xml:space="preserve">discharging port </w:t>
      </w:r>
      <w:r w:rsidR="00E42445" w:rsidRPr="008C5C34">
        <w:rPr>
          <w:rFonts w:ascii="Verdana" w:hAnsi="Verdana" w:cs="Calibri"/>
          <w:sz w:val="22"/>
          <w:szCs w:val="22"/>
          <w:lang w:val="en-GB" w:eastAsia="zh-CN"/>
        </w:rPr>
        <w:t xml:space="preserve">are for buyer's account. Demurrage </w:t>
      </w:r>
      <w:proofErr w:type="gramStart"/>
      <w:r w:rsidR="000C3675">
        <w:rPr>
          <w:rFonts w:ascii="Verdana" w:hAnsi="Verdana" w:cs="Calibri"/>
          <w:sz w:val="22"/>
          <w:szCs w:val="22"/>
          <w:lang w:val="en-GB" w:eastAsia="zh-CN"/>
        </w:rPr>
        <w:t xml:space="preserve">and </w:t>
      </w:r>
      <w:r>
        <w:rPr>
          <w:rFonts w:ascii="Verdana" w:hAnsi="Verdana" w:cs="Calibri"/>
          <w:sz w:val="22"/>
          <w:szCs w:val="22"/>
          <w:lang w:eastAsia="zh-CN"/>
        </w:rPr>
        <w:t xml:space="preserve"> </w:t>
      </w:r>
      <w:r w:rsidR="00E42445" w:rsidRPr="008C5C34">
        <w:rPr>
          <w:rFonts w:ascii="Verdana" w:hAnsi="Verdana" w:cs="Calibri"/>
          <w:sz w:val="22"/>
          <w:szCs w:val="22"/>
          <w:lang w:eastAsia="zh-CN"/>
        </w:rPr>
        <w:t>DESPATCH</w:t>
      </w:r>
      <w:proofErr w:type="gramEnd"/>
      <w:r w:rsidR="00E42445" w:rsidRPr="008C5C34">
        <w:rPr>
          <w:rFonts w:ascii="Verdana" w:hAnsi="Verdana" w:cs="Calibri"/>
          <w:sz w:val="22"/>
          <w:szCs w:val="22"/>
          <w:lang w:eastAsia="zh-CN"/>
        </w:rPr>
        <w:t xml:space="preserve"> </w:t>
      </w:r>
      <w:r w:rsidR="000C3675">
        <w:rPr>
          <w:rFonts w:ascii="Verdana" w:hAnsi="Verdana" w:cs="Calibri"/>
          <w:sz w:val="22"/>
          <w:szCs w:val="22"/>
          <w:lang w:eastAsia="zh-CN"/>
        </w:rPr>
        <w:t xml:space="preserve"> shall be as per charter Party. </w:t>
      </w:r>
      <w:r w:rsidR="00E42445" w:rsidRPr="008C5C34">
        <w:rPr>
          <w:rFonts w:ascii="Verdana" w:hAnsi="Verdana" w:cs="Calibri"/>
          <w:sz w:val="22"/>
          <w:szCs w:val="22"/>
          <w:lang w:val="en-GB" w:eastAsia="zh-CN"/>
        </w:rPr>
        <w:t xml:space="preserve"> Demurrage shall be paid by the Buyer to the Seller for 24 hours per day or in proportion to the time lost (demurrage shall be calculated </w:t>
      </w:r>
      <w:proofErr w:type="gramStart"/>
      <w:r w:rsidR="00E42445" w:rsidRPr="008C5C34">
        <w:rPr>
          <w:rFonts w:ascii="Verdana" w:hAnsi="Verdana" w:cs="Calibri"/>
          <w:sz w:val="22"/>
          <w:szCs w:val="22"/>
          <w:lang w:val="en-GB" w:eastAsia="zh-CN"/>
        </w:rPr>
        <w:t>on the basis of</w:t>
      </w:r>
      <w:proofErr w:type="gramEnd"/>
      <w:r w:rsidR="00E42445" w:rsidRPr="008C5C34">
        <w:rPr>
          <w:rFonts w:ascii="Verdana" w:hAnsi="Verdana" w:cs="Calibri"/>
          <w:sz w:val="22"/>
          <w:szCs w:val="22"/>
          <w:lang w:val="en-GB" w:eastAsia="zh-CN"/>
        </w:rPr>
        <w:t xml:space="preserve"> the relevant charter Party) at a discharging rate </w:t>
      </w:r>
      <w:r w:rsidR="000C3675">
        <w:rPr>
          <w:rFonts w:ascii="Verdana" w:hAnsi="Verdana" w:cs="Calibri"/>
          <w:sz w:val="22"/>
          <w:szCs w:val="22"/>
          <w:lang w:val="en-GB" w:eastAsia="zh-CN"/>
        </w:rPr>
        <w:t xml:space="preserve">as </w:t>
      </w:r>
      <w:r w:rsidR="00E42445" w:rsidRPr="008C5C34">
        <w:rPr>
          <w:rFonts w:ascii="Verdana" w:hAnsi="Verdana" w:cs="Calibri"/>
          <w:sz w:val="22"/>
          <w:szCs w:val="22"/>
          <w:lang w:val="en-GB" w:eastAsia="zh-CN"/>
        </w:rPr>
        <w:t xml:space="preserve">per </w:t>
      </w:r>
      <w:r w:rsidR="000C3675">
        <w:rPr>
          <w:rFonts w:ascii="Verdana" w:hAnsi="Verdana" w:cs="Calibri"/>
          <w:sz w:val="22"/>
          <w:szCs w:val="22"/>
          <w:lang w:val="en-GB" w:eastAsia="zh-CN"/>
        </w:rPr>
        <w:t xml:space="preserve">Charter Party Conditions </w:t>
      </w:r>
      <w:r w:rsidR="00E42445" w:rsidRPr="000C3675">
        <w:rPr>
          <w:rFonts w:ascii="Verdana" w:hAnsi="Verdana" w:cs="Calibri"/>
          <w:color w:val="000000" w:themeColor="text1"/>
          <w:sz w:val="22"/>
          <w:szCs w:val="22"/>
          <w:lang w:val="en-GB" w:eastAsia="zh-CN"/>
        </w:rPr>
        <w:t>weather</w:t>
      </w:r>
      <w:r w:rsidR="00E42445" w:rsidRPr="008C5C34">
        <w:rPr>
          <w:rFonts w:ascii="Verdana" w:hAnsi="Verdana" w:cs="Calibri"/>
          <w:sz w:val="22"/>
          <w:szCs w:val="22"/>
          <w:lang w:val="en-GB" w:eastAsia="zh-CN"/>
        </w:rPr>
        <w:t xml:space="preserve"> working day including Saturdays, Sundays and public holidays.  </w:t>
      </w:r>
    </w:p>
    <w:p w14:paraId="0EF7A351" w14:textId="77777777" w:rsidR="00786B06" w:rsidRPr="008C5C34" w:rsidRDefault="00786B06">
      <w:pPr>
        <w:pStyle w:val="ListParagraph1"/>
        <w:tabs>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7F317EC2" w14:textId="5DA172EB" w:rsidR="00786B06" w:rsidRPr="008C5C34" w:rsidRDefault="00C67E82" w:rsidP="00C67E82">
      <w:pPr>
        <w:pStyle w:val="ListParagraph1"/>
        <w:tabs>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Pr>
          <w:rFonts w:ascii="Verdana" w:hAnsi="Verdana" w:cs="Calibri"/>
          <w:sz w:val="22"/>
          <w:szCs w:val="22"/>
          <w:lang w:eastAsia="zh-CN"/>
        </w:rPr>
        <w:t>11</w:t>
      </w:r>
      <w:r w:rsidR="00E42445" w:rsidRPr="008C5C34">
        <w:rPr>
          <w:rFonts w:ascii="Verdana" w:hAnsi="Verdana" w:cs="Calibri"/>
          <w:sz w:val="22"/>
          <w:szCs w:val="22"/>
          <w:lang w:eastAsia="zh-CN"/>
        </w:rPr>
        <w:t>.2</w:t>
      </w:r>
      <w:r>
        <w:rPr>
          <w:rFonts w:ascii="Verdana" w:hAnsi="Verdana" w:cs="Calibri"/>
          <w:sz w:val="22"/>
          <w:szCs w:val="22"/>
          <w:lang w:eastAsia="zh-CN"/>
        </w:rPr>
        <w:t xml:space="preserve"> </w:t>
      </w:r>
      <w:r w:rsidR="00E42445" w:rsidRPr="008C5C34">
        <w:rPr>
          <w:rFonts w:ascii="Verdana" w:hAnsi="Verdana" w:cs="Calibri"/>
          <w:sz w:val="22"/>
          <w:szCs w:val="22"/>
          <w:lang w:eastAsia="zh-CN"/>
        </w:rPr>
        <w:t>Discharging conditions shall be implemented in accordance with the requirements in Schedule A.</w:t>
      </w:r>
    </w:p>
    <w:p w14:paraId="28D8C473" w14:textId="12167067" w:rsidR="00786B06" w:rsidRPr="008C5C34" w:rsidRDefault="00E42445" w:rsidP="00C67E82">
      <w:pPr>
        <w:snapToGrid w:val="0"/>
        <w:spacing w:before="120" w:after="140" w:line="240" w:lineRule="auto"/>
        <w:ind w:left="420" w:firstLineChars="9" w:firstLine="20"/>
        <w:jc w:val="both"/>
        <w:textAlignment w:val="baseline"/>
        <w:rPr>
          <w:rFonts w:ascii="Verdana" w:eastAsia="SimSun" w:hAnsi="Verdana" w:cs="Calibri"/>
          <w:sz w:val="22"/>
          <w:szCs w:val="22"/>
          <w:lang w:val="en-US" w:eastAsia="zh-CN"/>
        </w:rPr>
      </w:pPr>
      <w:r w:rsidRPr="008C5C34">
        <w:rPr>
          <w:rFonts w:ascii="Verdana" w:eastAsia="SimSun" w:hAnsi="Verdana" w:cs="Calibri"/>
          <w:sz w:val="22"/>
          <w:szCs w:val="22"/>
          <w:lang w:val="en-US" w:eastAsia="zh-CN"/>
        </w:rPr>
        <w:t>1</w:t>
      </w:r>
      <w:r w:rsidR="00C67E82">
        <w:rPr>
          <w:rFonts w:ascii="Verdana" w:eastAsia="SimSun" w:hAnsi="Verdana" w:cs="Calibri"/>
          <w:sz w:val="22"/>
          <w:szCs w:val="22"/>
          <w:lang w:val="en-US" w:eastAsia="zh-CN"/>
        </w:rPr>
        <w:t>1.3</w:t>
      </w:r>
      <w:r w:rsidRPr="008C5C34">
        <w:rPr>
          <w:rFonts w:ascii="Verdana" w:eastAsia="SimSun" w:hAnsi="Verdana" w:cs="Calibri"/>
          <w:sz w:val="22"/>
          <w:szCs w:val="22"/>
          <w:lang w:val="en-US" w:eastAsia="zh-CN"/>
        </w:rPr>
        <w:t xml:space="preserve"> Notice of Readiness to be delivered at anytime, day or night, Sundays and holidays included, whether in port or not (WIPON), whether in berth or not (WIBON), whether customs cleared or not (WCCON) and whether free pratique or not (WFPON), whether shipping documents have been presented to the Buyer/Buyer’s bank or not prior to arrival of vessel and in a</w:t>
      </w:r>
      <w:r w:rsidR="00C67E82">
        <w:rPr>
          <w:rFonts w:ascii="Verdana" w:eastAsia="SimSun" w:hAnsi="Verdana" w:cs="Calibri"/>
          <w:sz w:val="22"/>
          <w:szCs w:val="22"/>
          <w:lang w:val="en-US" w:eastAsia="zh-CN"/>
        </w:rPr>
        <w:t xml:space="preserve">ll respect ready to discharge. </w:t>
      </w:r>
      <w:r w:rsidRPr="008C5C34">
        <w:rPr>
          <w:rFonts w:ascii="Verdana" w:eastAsia="SimSun" w:hAnsi="Verdana" w:cs="Calibri"/>
          <w:sz w:val="22"/>
          <w:szCs w:val="22"/>
          <w:lang w:val="en-US" w:eastAsia="zh-CN"/>
        </w:rPr>
        <w:t xml:space="preserve">The time used for draft </w:t>
      </w:r>
      <w:proofErr w:type="spellStart"/>
      <w:proofErr w:type="gramStart"/>
      <w:r w:rsidRPr="008C5C34">
        <w:rPr>
          <w:rFonts w:ascii="Verdana" w:eastAsia="SimSun" w:hAnsi="Verdana" w:cs="Calibri"/>
          <w:sz w:val="22"/>
          <w:szCs w:val="22"/>
          <w:lang w:val="en-US" w:eastAsia="zh-CN"/>
        </w:rPr>
        <w:t>survey</w:t>
      </w:r>
      <w:r w:rsidR="00C67E82">
        <w:rPr>
          <w:rFonts w:ascii="Verdana" w:eastAsia="SimSun" w:hAnsi="Verdana" w:cs="Calibri"/>
          <w:sz w:val="22"/>
          <w:szCs w:val="22"/>
          <w:lang w:val="en-US" w:eastAsia="zh-CN"/>
        </w:rPr>
        <w:t>,</w:t>
      </w:r>
      <w:r w:rsidRPr="008C5C34">
        <w:rPr>
          <w:rFonts w:ascii="Verdana" w:eastAsia="SimSun" w:hAnsi="Verdana" w:cs="Calibri"/>
          <w:sz w:val="22"/>
          <w:szCs w:val="22"/>
          <w:lang w:val="en-US" w:eastAsia="zh-CN"/>
        </w:rPr>
        <w:t>the</w:t>
      </w:r>
      <w:proofErr w:type="spellEnd"/>
      <w:proofErr w:type="gramEnd"/>
      <w:r w:rsidRPr="008C5C34">
        <w:rPr>
          <w:rFonts w:ascii="Verdana" w:eastAsia="SimSun" w:hAnsi="Verdana" w:cs="Calibri"/>
          <w:sz w:val="22"/>
          <w:szCs w:val="22"/>
          <w:lang w:val="en-US" w:eastAsia="zh-CN"/>
        </w:rPr>
        <w:t xml:space="preserve"> time at which an anchorage is moved to a berth</w:t>
      </w:r>
      <w:r w:rsidR="00C67E82">
        <w:rPr>
          <w:rFonts w:ascii="Verdana" w:eastAsia="SimSun" w:hAnsi="Verdana" w:cs="Calibri"/>
          <w:sz w:val="22"/>
          <w:szCs w:val="22"/>
          <w:lang w:val="en-US" w:eastAsia="zh-CN"/>
        </w:rPr>
        <w:t>,</w:t>
      </w:r>
      <w:r w:rsidRPr="008C5C34">
        <w:rPr>
          <w:rFonts w:ascii="Verdana" w:eastAsia="SimSun" w:hAnsi="Verdana" w:cs="Calibri"/>
          <w:sz w:val="22"/>
          <w:szCs w:val="22"/>
          <w:lang w:val="en-US" w:eastAsia="zh-CN"/>
        </w:rPr>
        <w:t xml:space="preserve"> custom clearance will not count as layt</w:t>
      </w:r>
      <w:r w:rsidR="00C67E82">
        <w:rPr>
          <w:rFonts w:ascii="Verdana" w:eastAsia="SimSun" w:hAnsi="Verdana" w:cs="Calibri"/>
          <w:sz w:val="22"/>
          <w:szCs w:val="22"/>
          <w:lang w:val="en-US" w:eastAsia="zh-CN"/>
        </w:rPr>
        <w:t>ime.   Laytime shall commence 24</w:t>
      </w:r>
      <w:r w:rsidRPr="008C5C34">
        <w:rPr>
          <w:rFonts w:ascii="Verdana" w:eastAsia="SimSun" w:hAnsi="Verdana" w:cs="Calibri"/>
          <w:sz w:val="22"/>
          <w:szCs w:val="22"/>
          <w:lang w:val="en-US" w:eastAsia="zh-CN"/>
        </w:rPr>
        <w:t xml:space="preserve"> hours after tendering of NOR, unless discharge commences earlier, in which case time </w:t>
      </w:r>
      <w:proofErr w:type="gramStart"/>
      <w:r w:rsidRPr="008C5C34">
        <w:rPr>
          <w:rFonts w:ascii="Verdana" w:eastAsia="SimSun" w:hAnsi="Verdana" w:cs="Calibri"/>
          <w:sz w:val="22"/>
          <w:szCs w:val="22"/>
          <w:lang w:val="en-US" w:eastAsia="zh-CN"/>
        </w:rPr>
        <w:t>actually used</w:t>
      </w:r>
      <w:proofErr w:type="gramEnd"/>
      <w:r w:rsidRPr="008C5C34">
        <w:rPr>
          <w:rFonts w:ascii="Verdana" w:eastAsia="SimSun" w:hAnsi="Verdana" w:cs="Calibri"/>
          <w:sz w:val="22"/>
          <w:szCs w:val="22"/>
          <w:lang w:val="en-US" w:eastAsia="zh-CN"/>
        </w:rPr>
        <w:t xml:space="preserve"> to count.</w:t>
      </w:r>
    </w:p>
    <w:p w14:paraId="3EE53A25" w14:textId="74B0D068" w:rsidR="00786B06" w:rsidRPr="008C5C34" w:rsidRDefault="00C67E82" w:rsidP="00C67E82">
      <w:pPr>
        <w:snapToGrid w:val="0"/>
        <w:spacing w:before="120" w:after="140" w:line="240" w:lineRule="auto"/>
        <w:ind w:left="420" w:firstLineChars="9" w:firstLine="20"/>
        <w:rPr>
          <w:rFonts w:ascii="Verdana" w:eastAsia="SimSun" w:hAnsi="Verdana" w:cs="Calibri"/>
          <w:sz w:val="22"/>
          <w:szCs w:val="22"/>
          <w:lang w:val="en-US" w:eastAsia="zh-CN"/>
        </w:rPr>
      </w:pPr>
      <w:r>
        <w:rPr>
          <w:rFonts w:ascii="Verdana" w:eastAsia="SimSun" w:hAnsi="Verdana" w:cs="Calibri"/>
          <w:sz w:val="22"/>
          <w:szCs w:val="22"/>
          <w:lang w:val="en-US" w:eastAsia="zh-CN"/>
        </w:rPr>
        <w:t xml:space="preserve">11.4 </w:t>
      </w:r>
      <w:r w:rsidR="00E42445" w:rsidRPr="008C5C34">
        <w:rPr>
          <w:rFonts w:ascii="Verdana" w:eastAsia="SimSun" w:hAnsi="Verdana" w:cs="Calibri"/>
          <w:sz w:val="22"/>
          <w:szCs w:val="22"/>
          <w:lang w:val="en-US" w:eastAsia="zh-CN"/>
        </w:rPr>
        <w:t>Demurrage/</w:t>
      </w:r>
      <w:proofErr w:type="spellStart"/>
      <w:r w:rsidR="00E42445" w:rsidRPr="008C5C34">
        <w:rPr>
          <w:rFonts w:ascii="Verdana" w:eastAsia="SimSun" w:hAnsi="Verdana" w:cs="Calibri"/>
          <w:sz w:val="22"/>
          <w:szCs w:val="22"/>
          <w:lang w:val="en-US" w:eastAsia="zh-CN"/>
        </w:rPr>
        <w:t>Despatch</w:t>
      </w:r>
      <w:proofErr w:type="spellEnd"/>
      <w:r w:rsidR="00E42445" w:rsidRPr="008C5C34">
        <w:rPr>
          <w:rFonts w:ascii="Verdana" w:eastAsia="SimSun" w:hAnsi="Verdana" w:cs="Calibri"/>
          <w:sz w:val="22"/>
          <w:szCs w:val="22"/>
          <w:lang w:val="en-US" w:eastAsia="zh-CN"/>
        </w:rPr>
        <w:t xml:space="preserve"> rate: Demurrage and dispatch to be settled within 10 working days after completion discharging against relevant documents. </w:t>
      </w:r>
    </w:p>
    <w:p w14:paraId="7AF46153" w14:textId="54EEB30A" w:rsidR="00786B06" w:rsidRPr="008C5C34" w:rsidRDefault="00C67E82" w:rsidP="00C67E82">
      <w:pPr>
        <w:snapToGrid w:val="0"/>
        <w:spacing w:before="120" w:after="140" w:line="240" w:lineRule="auto"/>
        <w:ind w:left="420" w:firstLineChars="9" w:firstLine="20"/>
        <w:rPr>
          <w:rFonts w:ascii="Verdana" w:eastAsia="SimSun" w:hAnsi="Verdana" w:cs="Calibri"/>
          <w:sz w:val="22"/>
          <w:szCs w:val="22"/>
          <w:lang w:val="en-US" w:eastAsia="zh-CN"/>
        </w:rPr>
      </w:pPr>
      <w:r>
        <w:rPr>
          <w:rFonts w:ascii="Verdana" w:eastAsia="SimSun" w:hAnsi="Verdana" w:cs="Calibri"/>
          <w:sz w:val="22"/>
          <w:szCs w:val="22"/>
          <w:lang w:val="en-US" w:eastAsia="zh-CN"/>
        </w:rPr>
        <w:lastRenderedPageBreak/>
        <w:t xml:space="preserve">11.5 </w:t>
      </w:r>
      <w:r w:rsidR="00E42445" w:rsidRPr="008C5C34">
        <w:rPr>
          <w:rFonts w:ascii="Verdana" w:eastAsia="SimSun" w:hAnsi="Verdana" w:cs="Calibri"/>
          <w:sz w:val="22"/>
          <w:szCs w:val="22"/>
          <w:lang w:val="en-US" w:eastAsia="zh-CN"/>
        </w:rPr>
        <w:t>Any time loss caused by covid-19 cases or suspected cases among crew on the vessel not to count as laytime.</w:t>
      </w:r>
    </w:p>
    <w:p w14:paraId="2426E478" w14:textId="79BE87BE" w:rsidR="00786B06" w:rsidRPr="008C5C34" w:rsidRDefault="00F35E5F" w:rsidP="00C23C16">
      <w:pPr>
        <w:snapToGrid w:val="0"/>
        <w:spacing w:before="120" w:after="140" w:line="240" w:lineRule="auto"/>
        <w:ind w:left="420" w:firstLineChars="9" w:firstLine="20"/>
        <w:rPr>
          <w:rFonts w:ascii="Verdana" w:eastAsia="SimSun" w:hAnsi="Verdana" w:cs="Calibri"/>
          <w:sz w:val="22"/>
          <w:szCs w:val="22"/>
          <w:lang w:val="en-US" w:eastAsia="zh-CN"/>
        </w:rPr>
      </w:pPr>
      <w:r>
        <w:rPr>
          <w:rFonts w:ascii="Verdana" w:eastAsia="SimSun" w:hAnsi="Verdana" w:cs="Calibri"/>
          <w:sz w:val="22"/>
          <w:szCs w:val="22"/>
          <w:lang w:val="en-US" w:eastAsia="zh-CN"/>
        </w:rPr>
        <w:t>11.6 I</w:t>
      </w:r>
      <w:r w:rsidR="00E42445" w:rsidRPr="008C5C34">
        <w:rPr>
          <w:rFonts w:ascii="Verdana" w:eastAsia="SimSun" w:hAnsi="Verdana" w:cs="Calibri"/>
          <w:sz w:val="22"/>
          <w:szCs w:val="22"/>
          <w:lang w:val="en-US" w:eastAsia="zh-CN"/>
        </w:rPr>
        <w:t>f the unloading at the port of destination is affected due to the expired or incomplete certificate of the ship or the customs spot inspection, etc., the unloading tim</w:t>
      </w:r>
      <w:r w:rsidR="00C23C16">
        <w:rPr>
          <w:rFonts w:ascii="Verdana" w:eastAsia="SimSun" w:hAnsi="Verdana" w:cs="Calibri"/>
          <w:sz w:val="22"/>
          <w:szCs w:val="22"/>
          <w:lang w:val="en-US" w:eastAsia="zh-CN"/>
        </w:rPr>
        <w:t>e will not be included as</w:t>
      </w:r>
      <w:r w:rsidR="00E42445" w:rsidRPr="008C5C34">
        <w:rPr>
          <w:rFonts w:ascii="Verdana" w:eastAsia="SimSun" w:hAnsi="Verdana" w:cs="Calibri"/>
          <w:sz w:val="22"/>
          <w:szCs w:val="22"/>
          <w:lang w:val="en-US" w:eastAsia="zh-CN"/>
        </w:rPr>
        <w:t xml:space="preserve"> </w:t>
      </w:r>
      <w:r w:rsidR="00C23C16">
        <w:rPr>
          <w:rFonts w:ascii="Verdana" w:eastAsia="SimSun" w:hAnsi="Verdana" w:cs="Calibri"/>
          <w:sz w:val="22"/>
          <w:szCs w:val="22"/>
          <w:lang w:val="en-US" w:eastAsia="zh-CN"/>
        </w:rPr>
        <w:t>laytime.</w:t>
      </w:r>
    </w:p>
    <w:p w14:paraId="03179342" w14:textId="77777777" w:rsidR="00786B06" w:rsidRPr="008C5C34" w:rsidRDefault="00786B06" w:rsidP="00C23C16">
      <w:pPr>
        <w:tabs>
          <w:tab w:val="left" w:pos="1440"/>
          <w:tab w:val="left" w:pos="1800"/>
          <w:tab w:val="left" w:pos="2160"/>
          <w:tab w:val="left" w:pos="2880"/>
        </w:tabs>
        <w:spacing w:before="120" w:line="240" w:lineRule="auto"/>
        <w:jc w:val="both"/>
        <w:textAlignment w:val="baseline"/>
        <w:rPr>
          <w:rFonts w:ascii="Verdana" w:eastAsia="SimSun" w:hAnsi="Verdana" w:cs="Calibri"/>
          <w:sz w:val="22"/>
          <w:szCs w:val="22"/>
          <w:lang w:val="en-US" w:eastAsia="zh-CN"/>
        </w:rPr>
      </w:pPr>
    </w:p>
    <w:p w14:paraId="3A78FF47" w14:textId="0E9C7DAB" w:rsidR="00786B06" w:rsidRPr="008C5C34" w:rsidRDefault="00C23C16" w:rsidP="00C23C16">
      <w:pPr>
        <w:pStyle w:val="ListParagraph1"/>
        <w:tabs>
          <w:tab w:val="left" w:pos="420"/>
          <w:tab w:val="left" w:pos="1440"/>
          <w:tab w:val="left" w:pos="2160"/>
          <w:tab w:val="left" w:pos="2880"/>
        </w:tabs>
        <w:snapToGrid w:val="0"/>
        <w:spacing w:before="120" w:line="240" w:lineRule="auto"/>
        <w:ind w:left="477"/>
        <w:jc w:val="both"/>
        <w:textAlignment w:val="baseline"/>
        <w:rPr>
          <w:rFonts w:ascii="Verdana" w:hAnsi="Verdana" w:cs="Calibri"/>
          <w:b/>
          <w:sz w:val="22"/>
          <w:szCs w:val="22"/>
          <w:u w:val="single" w:color="000000"/>
          <w:lang w:val="en-GB" w:eastAsia="zh-CN"/>
        </w:rPr>
      </w:pPr>
      <w:r>
        <w:rPr>
          <w:rFonts w:ascii="Verdana" w:hAnsi="Verdana" w:cs="Calibri"/>
          <w:b/>
          <w:sz w:val="22"/>
          <w:szCs w:val="22"/>
          <w:u w:val="single" w:color="000000"/>
          <w:lang w:val="en-GB" w:eastAsia="zh-CN"/>
        </w:rPr>
        <w:t>12</w:t>
      </w:r>
      <w:r w:rsidR="00E42445" w:rsidRPr="008C5C34">
        <w:rPr>
          <w:rFonts w:ascii="Verdana" w:hAnsi="Verdana" w:cs="Calibri"/>
          <w:b/>
          <w:sz w:val="22"/>
          <w:szCs w:val="22"/>
          <w:u w:val="single" w:color="000000"/>
          <w:lang w:val="en-GB" w:eastAsia="zh-CN"/>
        </w:rPr>
        <w:t>、</w:t>
      </w:r>
      <w:r w:rsidR="00E42445" w:rsidRPr="008C5C34">
        <w:rPr>
          <w:rFonts w:ascii="Verdana" w:hAnsi="Verdana" w:cs="Calibri"/>
          <w:b/>
          <w:sz w:val="22"/>
          <w:szCs w:val="22"/>
          <w:u w:val="single" w:color="000000"/>
          <w:lang w:val="en-GB" w:eastAsia="zh-CN"/>
        </w:rPr>
        <w:t>FORCE MAJEURE</w:t>
      </w:r>
    </w:p>
    <w:p w14:paraId="542B2329" w14:textId="77777777" w:rsidR="00711119" w:rsidRDefault="00711119" w:rsidP="00711119">
      <w:pPr>
        <w:pStyle w:val="ListParagraph1"/>
        <w:tabs>
          <w:tab w:val="left" w:pos="583"/>
          <w:tab w:val="left" w:pos="1440"/>
          <w:tab w:val="left" w:pos="2160"/>
          <w:tab w:val="left" w:pos="2880"/>
        </w:tabs>
        <w:snapToGrid w:val="0"/>
        <w:spacing w:before="120" w:line="240" w:lineRule="auto"/>
        <w:ind w:left="0"/>
        <w:jc w:val="both"/>
        <w:textAlignment w:val="baseline"/>
        <w:rPr>
          <w:rFonts w:ascii="Verdana" w:hAnsi="Verdana" w:cs="Calibri"/>
          <w:b/>
          <w:sz w:val="22"/>
          <w:szCs w:val="22"/>
          <w:u w:val="single" w:color="000000"/>
          <w:lang w:val="en-GB" w:eastAsia="en-GB"/>
        </w:rPr>
      </w:pPr>
    </w:p>
    <w:p w14:paraId="6C429DC0" w14:textId="4D828732" w:rsidR="00786B06" w:rsidRPr="008C5C34" w:rsidRDefault="00711119" w:rsidP="00711119">
      <w:pPr>
        <w:pStyle w:val="ListParagraph1"/>
        <w:tabs>
          <w:tab w:val="left" w:pos="583"/>
          <w:tab w:val="left" w:pos="1440"/>
          <w:tab w:val="left" w:pos="2160"/>
          <w:tab w:val="left" w:pos="2880"/>
        </w:tabs>
        <w:snapToGrid w:val="0"/>
        <w:spacing w:before="120" w:line="240" w:lineRule="auto"/>
        <w:ind w:left="477"/>
        <w:jc w:val="both"/>
        <w:textAlignment w:val="baseline"/>
        <w:rPr>
          <w:rFonts w:ascii="Verdana" w:hAnsi="Verdana" w:cs="Calibri"/>
          <w:sz w:val="22"/>
          <w:szCs w:val="22"/>
          <w:lang w:val="en-GB" w:eastAsia="zh-CN"/>
        </w:rPr>
      </w:pPr>
      <w:r w:rsidRPr="00711119">
        <w:rPr>
          <w:rFonts w:ascii="Verdana" w:hAnsi="Verdana" w:cs="Calibri"/>
          <w:sz w:val="22"/>
          <w:szCs w:val="22"/>
          <w:lang w:val="en-GB" w:eastAsia="en-GB"/>
        </w:rPr>
        <w:tab/>
      </w:r>
      <w:r w:rsidR="00E42445" w:rsidRPr="008C5C34">
        <w:rPr>
          <w:rFonts w:ascii="Verdana" w:hAnsi="Verdana" w:cs="Calibri"/>
          <w:sz w:val="22"/>
          <w:szCs w:val="22"/>
          <w:lang w:val="en-GB" w:eastAsia="zh-CN"/>
        </w:rPr>
        <w:t xml:space="preserve">If any party (the “Affected Party”) should, despite all reasonable efforts, be prevented, hindered, or delayed, by circumstances constituting Force Majeure from performing any of its obligations under the Agreement, it shall be relieved from performance of said obligations – except for the obligation to make payments – but only during the period that the Force Majeure and its consequences continue and to the extent so prevented, hindered or delayed (the “Force Majeure Suspension Period”). The Affected Party shall not be liable to the other parties for loss or </w:t>
      </w:r>
      <w:r w:rsidRPr="008C5C34">
        <w:rPr>
          <w:rFonts w:ascii="Verdana" w:hAnsi="Verdana" w:cs="Calibri"/>
          <w:sz w:val="22"/>
          <w:szCs w:val="22"/>
          <w:lang w:val="en-GB" w:eastAsia="zh-CN"/>
        </w:rPr>
        <w:t>damage, which</w:t>
      </w:r>
      <w:r w:rsidR="00E42445" w:rsidRPr="008C5C34">
        <w:rPr>
          <w:rFonts w:ascii="Verdana" w:hAnsi="Verdana" w:cs="Calibri"/>
          <w:sz w:val="22"/>
          <w:szCs w:val="22"/>
          <w:lang w:val="en-GB" w:eastAsia="zh-CN"/>
        </w:rPr>
        <w:t xml:space="preserve"> the other </w:t>
      </w:r>
      <w:proofErr w:type="gramStart"/>
      <w:r w:rsidR="00E42445" w:rsidRPr="008C5C34">
        <w:rPr>
          <w:rFonts w:ascii="Verdana" w:hAnsi="Verdana" w:cs="Calibri"/>
          <w:sz w:val="22"/>
          <w:szCs w:val="22"/>
          <w:lang w:val="en-GB" w:eastAsia="zh-CN"/>
        </w:rPr>
        <w:t>non Affected</w:t>
      </w:r>
      <w:proofErr w:type="gramEnd"/>
      <w:r w:rsidR="00E42445" w:rsidRPr="008C5C34">
        <w:rPr>
          <w:rFonts w:ascii="Verdana" w:hAnsi="Verdana" w:cs="Calibri"/>
          <w:sz w:val="22"/>
          <w:szCs w:val="22"/>
          <w:lang w:val="en-GB" w:eastAsia="zh-CN"/>
        </w:rPr>
        <w:t xml:space="preserve"> Party may suffer as a consequence of the Force Majeure</w:t>
      </w:r>
      <w:r>
        <w:rPr>
          <w:rFonts w:ascii="Verdana" w:hAnsi="Verdana" w:cs="Calibri"/>
          <w:sz w:val="22"/>
          <w:szCs w:val="22"/>
          <w:lang w:val="en-GB" w:eastAsia="zh-CN"/>
        </w:rPr>
        <w:t xml:space="preserve"> Suspension Period</w:t>
      </w:r>
      <w:r w:rsidR="00E42445" w:rsidRPr="008C5C34">
        <w:rPr>
          <w:rFonts w:ascii="Verdana" w:hAnsi="Verdana" w:cs="Calibri"/>
          <w:sz w:val="22"/>
          <w:szCs w:val="22"/>
          <w:lang w:val="en-GB" w:eastAsia="zh-CN"/>
        </w:rPr>
        <w:t xml:space="preserve"> </w:t>
      </w:r>
    </w:p>
    <w:p w14:paraId="52AABE64" w14:textId="0E632D91" w:rsidR="00786B06" w:rsidRPr="008C5C34" w:rsidRDefault="00786B06" w:rsidP="00711119">
      <w:pPr>
        <w:pStyle w:val="ListParagraph1"/>
        <w:tabs>
          <w:tab w:val="left" w:pos="583"/>
          <w:tab w:val="left" w:pos="1440"/>
          <w:tab w:val="left" w:pos="2160"/>
          <w:tab w:val="left" w:pos="2880"/>
        </w:tabs>
        <w:snapToGrid w:val="0"/>
        <w:spacing w:before="120" w:line="240" w:lineRule="auto"/>
        <w:jc w:val="both"/>
        <w:textAlignment w:val="baseline"/>
        <w:rPr>
          <w:rFonts w:ascii="Verdana" w:hAnsi="Verdana" w:cs="Calibri"/>
          <w:sz w:val="22"/>
          <w:szCs w:val="22"/>
          <w:lang w:val="en-GB" w:eastAsia="zh-CN"/>
        </w:rPr>
      </w:pPr>
    </w:p>
    <w:p w14:paraId="7B56F50A"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val="en-GB" w:eastAsia="zh-CN"/>
        </w:rPr>
      </w:pPr>
    </w:p>
    <w:p w14:paraId="5203845B" w14:textId="5E0CEB35" w:rsidR="00786B06" w:rsidRPr="008C5C34" w:rsidRDefault="00E42445" w:rsidP="00711119">
      <w:pPr>
        <w:pStyle w:val="ListParagraph1"/>
        <w:numPr>
          <w:ilvl w:val="255"/>
          <w:numId w:val="0"/>
        </w:numPr>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val="en-GB" w:eastAsia="zh-CN"/>
        </w:rPr>
      </w:pPr>
      <w:r w:rsidRPr="008C5C34">
        <w:rPr>
          <w:rFonts w:ascii="Verdana" w:hAnsi="Verdana" w:cs="Calibri"/>
          <w:sz w:val="22"/>
          <w:szCs w:val="22"/>
          <w:lang w:val="en-GB" w:eastAsia="zh-CN"/>
        </w:rPr>
        <w:t xml:space="preserve">“Force Majeure” includes strike, labour dispute, stoppages, lock-out, fire, explosion, flood, earthquake, closures due to adverse weather conditions, riot, sabotage, civil disturbance, war or threat of war, blockades, insurrections, accident, catastrophic failure, act of God or the elements, epidemics, embargo, fire, unavailability of power, water or other items necessary for the production or processing, legislation, regulation or directive having the force of law, shortage of, delay, interruption  or a breakdown in transportation facilities, civil commotion, act or threat of terrorism, unrest or disturbance, war (or the consequence thereof) compliance with any order or instruction of any port, transportation, local or other authority, law, regulations or requirements of any governmental body, cessation or reduction of operation at the Producer’s operations, expropriation whether unlawful or otherwise or any other cause beyond the reasonable control of the Affected Party. For avoidance of doubt, Buyer shall not be entitled to claim the Force Majeure includes a change in market </w:t>
      </w:r>
      <w:r w:rsidR="00711119" w:rsidRPr="008C5C34">
        <w:rPr>
          <w:rFonts w:ascii="Verdana" w:hAnsi="Verdana" w:cs="Calibri"/>
          <w:sz w:val="22"/>
          <w:szCs w:val="22"/>
          <w:lang w:val="en-GB" w:eastAsia="zh-CN"/>
        </w:rPr>
        <w:t>conditions, which</w:t>
      </w:r>
      <w:r w:rsidRPr="008C5C34">
        <w:rPr>
          <w:rFonts w:ascii="Verdana" w:hAnsi="Verdana" w:cs="Calibri"/>
          <w:sz w:val="22"/>
          <w:szCs w:val="22"/>
          <w:lang w:val="en-GB" w:eastAsia="zh-CN"/>
        </w:rPr>
        <w:t xml:space="preserve"> affects its demand for Product.</w:t>
      </w:r>
    </w:p>
    <w:p w14:paraId="6BF97D7C" w14:textId="66FBA24D" w:rsidR="00786B06" w:rsidRPr="008C5C34" w:rsidRDefault="00786B06" w:rsidP="00711119">
      <w:pPr>
        <w:pStyle w:val="ListParagraph1"/>
        <w:tabs>
          <w:tab w:val="left" w:pos="583"/>
          <w:tab w:val="left" w:pos="1440"/>
          <w:tab w:val="left" w:pos="2160"/>
          <w:tab w:val="left" w:pos="2880"/>
        </w:tabs>
        <w:snapToGrid w:val="0"/>
        <w:spacing w:before="120" w:line="240" w:lineRule="auto"/>
        <w:ind w:left="0"/>
        <w:jc w:val="both"/>
        <w:textAlignment w:val="baseline"/>
        <w:rPr>
          <w:rFonts w:ascii="Verdana" w:hAnsi="Verdana" w:cs="Calibri"/>
          <w:sz w:val="22"/>
          <w:szCs w:val="22"/>
          <w:lang w:val="en-GB" w:eastAsia="zh-CN"/>
        </w:rPr>
      </w:pPr>
    </w:p>
    <w:p w14:paraId="5D4FE380"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rPr>
          <w:rFonts w:ascii="Verdana" w:hAnsi="Verdana" w:cs="Calibri"/>
          <w:sz w:val="22"/>
          <w:szCs w:val="22"/>
          <w:lang w:val="en-GB" w:eastAsia="zh-CN"/>
        </w:rPr>
      </w:pPr>
    </w:p>
    <w:p w14:paraId="5CD77D3D" w14:textId="2322F5F3" w:rsidR="00786B06" w:rsidRPr="008C5C34" w:rsidRDefault="00E42445" w:rsidP="0056106A">
      <w:pPr>
        <w:pStyle w:val="ListParagraph1"/>
        <w:numPr>
          <w:ilvl w:val="255"/>
          <w:numId w:val="0"/>
        </w:numPr>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val="en-GB" w:eastAsia="zh-CN"/>
        </w:rPr>
      </w:pPr>
      <w:r w:rsidRPr="008C5C34">
        <w:rPr>
          <w:rFonts w:ascii="Verdana" w:hAnsi="Verdana" w:cs="Calibri"/>
          <w:sz w:val="22"/>
          <w:szCs w:val="22"/>
          <w:lang w:val="en-GB" w:eastAsia="zh-CN"/>
        </w:rPr>
        <w:t xml:space="preserve">The Affected Party shall use all reasonable endeavours to terminate the Force Majeure and remove, relieve and minimise its consequences. Upon termination of the Force Majeure, the Affected Party shall give notice thereof to the other parties by e-mail within 7 working </w:t>
      </w:r>
      <w:r w:rsidRPr="008C5C34">
        <w:rPr>
          <w:rFonts w:ascii="Verdana" w:hAnsi="Verdana" w:cs="Calibri"/>
          <w:sz w:val="22"/>
          <w:szCs w:val="22"/>
          <w:lang w:eastAsia="zh-CN"/>
        </w:rPr>
        <w:t xml:space="preserve"> </w:t>
      </w:r>
      <w:r w:rsidRPr="008C5C34">
        <w:rPr>
          <w:rFonts w:ascii="Verdana" w:hAnsi="Verdana" w:cs="Calibri"/>
          <w:sz w:val="22"/>
          <w:szCs w:val="22"/>
          <w:lang w:val="en-GB" w:eastAsia="zh-CN"/>
        </w:rPr>
        <w:t xml:space="preserve">days </w:t>
      </w:r>
      <w:r w:rsidRPr="008C5C34">
        <w:rPr>
          <w:rFonts w:ascii="Verdana" w:hAnsi="Verdana" w:cs="Calibri"/>
          <w:sz w:val="22"/>
          <w:szCs w:val="22"/>
          <w:lang w:val="en-GB" w:eastAsia="zh-CN"/>
        </w:rPr>
        <w:t>（</w:t>
      </w:r>
      <w:r w:rsidRPr="008C5C34">
        <w:rPr>
          <w:rFonts w:ascii="Verdana" w:hAnsi="Verdana" w:cs="Calibri"/>
          <w:sz w:val="22"/>
          <w:szCs w:val="22"/>
          <w:lang w:val="en-GB" w:eastAsia="zh-CN"/>
        </w:rPr>
        <w:t>Saturdays, Sundays and public holidays included</w:t>
      </w:r>
      <w:r w:rsidRPr="008C5C34">
        <w:rPr>
          <w:rFonts w:ascii="Verdana" w:hAnsi="Verdana" w:cs="Calibri"/>
          <w:sz w:val="22"/>
          <w:szCs w:val="22"/>
          <w:lang w:val="en-GB" w:eastAsia="zh-CN"/>
        </w:rPr>
        <w:t>）</w:t>
      </w:r>
      <w:r w:rsidRPr="008C5C34">
        <w:rPr>
          <w:rFonts w:ascii="Verdana" w:hAnsi="Verdana" w:cs="Calibri"/>
          <w:sz w:val="22"/>
          <w:szCs w:val="22"/>
          <w:lang w:val="en-GB" w:eastAsia="zh-CN"/>
        </w:rPr>
        <w:t>.</w:t>
      </w:r>
    </w:p>
    <w:p w14:paraId="79402E3E"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val="en-GB" w:eastAsia="zh-CN"/>
        </w:rPr>
      </w:pPr>
    </w:p>
    <w:p w14:paraId="2E3AEAA0" w14:textId="76D94153" w:rsidR="00786B06" w:rsidRPr="008C5C34" w:rsidRDefault="00E42445" w:rsidP="0056106A">
      <w:pPr>
        <w:pStyle w:val="ListParagraph1"/>
        <w:numPr>
          <w:ilvl w:val="255"/>
          <w:numId w:val="0"/>
        </w:numPr>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val="en-GB" w:eastAsia="zh-CN"/>
        </w:rPr>
      </w:pPr>
      <w:r w:rsidRPr="008C5C34">
        <w:rPr>
          <w:rFonts w:ascii="Verdana" w:hAnsi="Verdana" w:cs="Calibri"/>
          <w:sz w:val="22"/>
          <w:szCs w:val="22"/>
          <w:lang w:val="en-GB" w:eastAsia="zh-CN"/>
        </w:rPr>
        <w:t>If the Force Majeure Suspension Period continues for a period of 60 consecutive Days or more, either Buyer or Seller may by notice to the other parties terminate the Agreement. Such termination shall be without liability to any party but shall not prejudice any rights of the parties arising prior to the date thereof.</w:t>
      </w:r>
    </w:p>
    <w:p w14:paraId="4B536B2B" w14:textId="77777777" w:rsidR="00786B06" w:rsidRPr="008C5C34" w:rsidRDefault="00786B06">
      <w:pPr>
        <w:pStyle w:val="ListParagraph1"/>
        <w:tabs>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val="en-GB" w:eastAsia="zh-CN"/>
        </w:rPr>
      </w:pPr>
    </w:p>
    <w:p w14:paraId="5A43236A" w14:textId="49786159" w:rsidR="00786B06" w:rsidRPr="008C5C34" w:rsidRDefault="0056106A" w:rsidP="0056106A">
      <w:pPr>
        <w:pStyle w:val="ListParagraph1"/>
        <w:tabs>
          <w:tab w:val="left" w:pos="420"/>
          <w:tab w:val="left" w:pos="1440"/>
          <w:tab w:val="left" w:pos="2160"/>
          <w:tab w:val="left" w:pos="2880"/>
        </w:tabs>
        <w:snapToGrid w:val="0"/>
        <w:spacing w:before="120" w:line="240" w:lineRule="auto"/>
        <w:ind w:left="477"/>
        <w:jc w:val="both"/>
        <w:textAlignment w:val="baseline"/>
        <w:rPr>
          <w:rFonts w:ascii="Verdana" w:hAnsi="Verdana" w:cs="Calibri"/>
          <w:b/>
          <w:sz w:val="22"/>
          <w:szCs w:val="22"/>
          <w:u w:val="single" w:color="000000"/>
        </w:rPr>
      </w:pPr>
      <w:r>
        <w:rPr>
          <w:rFonts w:ascii="Verdana" w:hAnsi="Verdana" w:cs="Calibri"/>
          <w:b/>
          <w:sz w:val="22"/>
          <w:szCs w:val="22"/>
          <w:u w:val="single" w:color="000000"/>
          <w:lang w:val="en-GB" w:eastAsia="zh-CN"/>
        </w:rPr>
        <w:lastRenderedPageBreak/>
        <w:t>13</w:t>
      </w:r>
      <w:r w:rsidR="00E42445" w:rsidRPr="008C5C34">
        <w:rPr>
          <w:rFonts w:ascii="Verdana" w:hAnsi="Verdana" w:cs="Calibri"/>
          <w:b/>
          <w:sz w:val="22"/>
          <w:szCs w:val="22"/>
          <w:u w:val="single" w:color="000000"/>
          <w:lang w:val="en-GB" w:eastAsia="zh-CN"/>
        </w:rPr>
        <w:t>、</w:t>
      </w:r>
      <w:r w:rsidR="00E42445" w:rsidRPr="008C5C34">
        <w:rPr>
          <w:rFonts w:ascii="Verdana" w:hAnsi="Verdana" w:cs="Calibri"/>
          <w:b/>
          <w:sz w:val="22"/>
          <w:szCs w:val="22"/>
          <w:u w:val="single" w:color="000000"/>
          <w:lang w:val="en-GB" w:eastAsia="zh-CN"/>
        </w:rPr>
        <w:t>NOTICE</w:t>
      </w:r>
    </w:p>
    <w:p w14:paraId="5CB28EB2" w14:textId="3CB6BCDE" w:rsidR="00786B06" w:rsidRPr="008C5C34" w:rsidRDefault="00E42445" w:rsidP="0056106A">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t xml:space="preserve">All notice given under this contract shall be in writing or confirmed in writing and shall be addressed to the parties at the addresses set forth </w:t>
      </w:r>
      <w:r w:rsidR="0056106A">
        <w:rPr>
          <w:rFonts w:ascii="Verdana" w:hAnsi="Verdana" w:cs="Calibri"/>
          <w:sz w:val="22"/>
          <w:szCs w:val="22"/>
          <w:lang w:eastAsia="zh-CN"/>
        </w:rPr>
        <w:t>earlier in this contract</w:t>
      </w:r>
      <w:r w:rsidRPr="008C5C34">
        <w:rPr>
          <w:rFonts w:ascii="Verdana" w:hAnsi="Verdana" w:cs="Calibri"/>
          <w:sz w:val="22"/>
          <w:szCs w:val="22"/>
          <w:lang w:eastAsia="zh-CN"/>
        </w:rPr>
        <w:t xml:space="preserve"> or at suc</w:t>
      </w:r>
      <w:r w:rsidR="0056106A">
        <w:rPr>
          <w:rFonts w:ascii="Verdana" w:hAnsi="Verdana" w:cs="Calibri"/>
          <w:sz w:val="22"/>
          <w:szCs w:val="22"/>
          <w:lang w:eastAsia="zh-CN"/>
        </w:rPr>
        <w:t xml:space="preserve">h other addresses </w:t>
      </w:r>
      <w:r w:rsidRPr="008C5C34">
        <w:rPr>
          <w:rFonts w:ascii="Verdana" w:hAnsi="Verdana" w:cs="Calibri"/>
          <w:sz w:val="22"/>
          <w:szCs w:val="22"/>
          <w:lang w:eastAsia="zh-CN"/>
        </w:rPr>
        <w:t>as each party may fro</w:t>
      </w:r>
      <w:r w:rsidR="0056106A">
        <w:rPr>
          <w:rFonts w:ascii="Verdana" w:hAnsi="Verdana" w:cs="Calibri"/>
          <w:sz w:val="22"/>
          <w:szCs w:val="22"/>
          <w:lang w:eastAsia="zh-CN"/>
        </w:rPr>
        <w:t>m time to time notify the Other</w:t>
      </w:r>
    </w:p>
    <w:p w14:paraId="6D447424" w14:textId="77777777" w:rsidR="003B42B2" w:rsidRDefault="003B42B2" w:rsidP="003B42B2">
      <w:pPr>
        <w:pStyle w:val="ListParagraph1"/>
        <w:tabs>
          <w:tab w:val="left" w:pos="583"/>
          <w:tab w:val="left" w:pos="1440"/>
          <w:tab w:val="left" w:pos="2160"/>
          <w:tab w:val="left" w:pos="2880"/>
        </w:tabs>
        <w:snapToGrid w:val="0"/>
        <w:spacing w:before="120" w:line="240" w:lineRule="auto"/>
        <w:ind w:left="0"/>
        <w:jc w:val="both"/>
        <w:textAlignment w:val="baseline"/>
        <w:rPr>
          <w:rFonts w:ascii="Verdana" w:hAnsi="Verdana" w:cs="Calibri"/>
          <w:sz w:val="22"/>
          <w:szCs w:val="22"/>
          <w:lang w:val="en-GB" w:eastAsia="zh-CN"/>
        </w:rPr>
      </w:pPr>
    </w:p>
    <w:p w14:paraId="3B8E9311" w14:textId="506BDCBD" w:rsidR="00786B06" w:rsidRPr="008C5C34" w:rsidRDefault="00E42445" w:rsidP="003B42B2">
      <w:pPr>
        <w:pStyle w:val="ListParagraph1"/>
        <w:tabs>
          <w:tab w:val="left" w:pos="583"/>
          <w:tab w:val="left" w:pos="1440"/>
          <w:tab w:val="left" w:pos="2160"/>
          <w:tab w:val="left" w:pos="2880"/>
        </w:tabs>
        <w:snapToGrid w:val="0"/>
        <w:spacing w:before="120" w:line="240" w:lineRule="auto"/>
        <w:ind w:left="420"/>
        <w:jc w:val="both"/>
        <w:textAlignment w:val="baseline"/>
        <w:rPr>
          <w:rFonts w:ascii="Verdana" w:hAnsi="Verdana" w:cs="Calibri"/>
          <w:sz w:val="22"/>
          <w:szCs w:val="22"/>
          <w:lang w:eastAsia="zh-CN"/>
        </w:rPr>
      </w:pPr>
      <w:r w:rsidRPr="008C5C34">
        <w:rPr>
          <w:rFonts w:ascii="Verdana" w:hAnsi="Verdana" w:cs="Calibri"/>
          <w:sz w:val="22"/>
          <w:szCs w:val="22"/>
          <w:lang w:eastAsia="zh-CN"/>
        </w:rPr>
        <w:t xml:space="preserve">Notice shall be served by actual delivery, fax or e-mail and shall be deemed to be received either when </w:t>
      </w:r>
      <w:proofErr w:type="gramStart"/>
      <w:r w:rsidRPr="008C5C34">
        <w:rPr>
          <w:rFonts w:ascii="Verdana" w:hAnsi="Verdana" w:cs="Calibri"/>
          <w:sz w:val="22"/>
          <w:szCs w:val="22"/>
          <w:lang w:eastAsia="zh-CN"/>
        </w:rPr>
        <w:t>actually delivered</w:t>
      </w:r>
      <w:proofErr w:type="gramEnd"/>
      <w:r w:rsidRPr="008C5C34">
        <w:rPr>
          <w:rFonts w:ascii="Verdana" w:hAnsi="Verdana" w:cs="Calibri"/>
          <w:sz w:val="22"/>
          <w:szCs w:val="22"/>
          <w:lang w:eastAsia="zh-CN"/>
        </w:rPr>
        <w:t xml:space="preserve"> or when well received by recipient's fax or e-mail.</w:t>
      </w:r>
    </w:p>
    <w:p w14:paraId="6B812147"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val="en-GB" w:eastAsia="zh-CN"/>
        </w:rPr>
      </w:pPr>
    </w:p>
    <w:p w14:paraId="53E6929C" w14:textId="42A8CD63" w:rsidR="00786B06" w:rsidRPr="008C5C34" w:rsidRDefault="00E42445" w:rsidP="00CD246D">
      <w:pPr>
        <w:pStyle w:val="ListParagraph1"/>
        <w:numPr>
          <w:ilvl w:val="255"/>
          <w:numId w:val="0"/>
        </w:numPr>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val="en-GB" w:eastAsia="zh-CN"/>
        </w:rPr>
      </w:pPr>
      <w:r w:rsidRPr="008C5C34">
        <w:rPr>
          <w:rFonts w:ascii="Verdana" w:hAnsi="Verdana" w:cs="Calibri"/>
          <w:sz w:val="22"/>
          <w:szCs w:val="22"/>
          <w:lang w:val="en-GB" w:eastAsia="zh-CN"/>
        </w:rPr>
        <w:t>A notice with respect to any change of address</w:t>
      </w:r>
      <w:r w:rsidRPr="008C5C34">
        <w:rPr>
          <w:rFonts w:ascii="Verdana" w:hAnsi="Verdana" w:cs="Calibri"/>
          <w:sz w:val="22"/>
          <w:szCs w:val="22"/>
          <w:lang w:val="en-GB" w:eastAsia="zh-CN"/>
        </w:rPr>
        <w:t>（</w:t>
      </w:r>
      <w:r w:rsidRPr="008C5C34">
        <w:rPr>
          <w:rFonts w:ascii="Verdana" w:hAnsi="Verdana" w:cs="Calibri"/>
          <w:sz w:val="22"/>
          <w:szCs w:val="22"/>
          <w:lang w:eastAsia="zh-CN"/>
        </w:rPr>
        <w:t>both contact and email address)</w:t>
      </w:r>
      <w:r w:rsidRPr="008C5C34">
        <w:rPr>
          <w:rFonts w:ascii="Verdana" w:hAnsi="Verdana" w:cs="Calibri"/>
          <w:sz w:val="22"/>
          <w:szCs w:val="22"/>
          <w:lang w:val="en-GB" w:eastAsia="zh-CN"/>
        </w:rPr>
        <w:t xml:space="preserve"> shall effective only when actually received.</w:t>
      </w:r>
    </w:p>
    <w:p w14:paraId="5F39ACF3" w14:textId="77777777" w:rsidR="00786B06" w:rsidRPr="008C5C34" w:rsidRDefault="00786B06">
      <w:pPr>
        <w:pStyle w:val="ListParagraph1"/>
        <w:tabs>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val="en-GB" w:eastAsia="zh-CN"/>
        </w:rPr>
      </w:pPr>
    </w:p>
    <w:p w14:paraId="7C6F213C" w14:textId="4DB9151D" w:rsidR="00786B06" w:rsidRPr="00CD246D" w:rsidRDefault="00CD246D" w:rsidP="00CD246D">
      <w:pPr>
        <w:pStyle w:val="ListParagraph1"/>
        <w:tabs>
          <w:tab w:val="left" w:pos="420"/>
          <w:tab w:val="left" w:pos="1440"/>
          <w:tab w:val="left" w:pos="2160"/>
          <w:tab w:val="left" w:pos="2880"/>
        </w:tabs>
        <w:snapToGrid w:val="0"/>
        <w:spacing w:before="120" w:line="240" w:lineRule="auto"/>
        <w:ind w:left="477"/>
        <w:jc w:val="both"/>
        <w:textAlignment w:val="baseline"/>
        <w:rPr>
          <w:rFonts w:ascii="Verdana" w:hAnsi="Verdana" w:cs="Calibri"/>
          <w:b/>
          <w:sz w:val="22"/>
          <w:szCs w:val="22"/>
          <w:u w:val="single" w:color="000000"/>
          <w:lang w:val="en-GB" w:eastAsia="zh-CN"/>
        </w:rPr>
      </w:pPr>
      <w:r>
        <w:rPr>
          <w:rFonts w:ascii="Verdana" w:hAnsi="Verdana" w:cs="Calibri"/>
          <w:b/>
          <w:sz w:val="22"/>
          <w:szCs w:val="22"/>
          <w:u w:val="single" w:color="000000"/>
          <w:lang w:val="en-GB" w:eastAsia="zh-CN"/>
        </w:rPr>
        <w:t>14</w:t>
      </w:r>
      <w:r w:rsidR="00E42445" w:rsidRPr="008C5C34">
        <w:rPr>
          <w:rFonts w:ascii="Verdana" w:hAnsi="Verdana" w:cs="Calibri"/>
          <w:b/>
          <w:sz w:val="22"/>
          <w:szCs w:val="22"/>
          <w:u w:val="single" w:color="000000"/>
          <w:lang w:val="en-GB" w:eastAsia="zh-CN"/>
        </w:rPr>
        <w:t>、</w:t>
      </w:r>
      <w:r>
        <w:rPr>
          <w:rFonts w:ascii="Verdana" w:hAnsi="Verdana" w:cs="Calibri"/>
          <w:b/>
          <w:sz w:val="22"/>
          <w:szCs w:val="22"/>
          <w:u w:val="single" w:color="000000"/>
          <w:lang w:val="en-GB" w:eastAsia="zh-CN"/>
        </w:rPr>
        <w:t>ASSIGNMENT</w:t>
      </w:r>
    </w:p>
    <w:p w14:paraId="1179167A" w14:textId="33EC8673" w:rsidR="00786B06" w:rsidRPr="00CD246D" w:rsidRDefault="00E42445" w:rsidP="00CD246D">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t>Neither party may without the prior written consent of the other assign this contract or any of its right or obligations hereunder to any third party. Any such purported assignment shall be void.</w:t>
      </w:r>
    </w:p>
    <w:p w14:paraId="6D60021C" w14:textId="77777777" w:rsidR="00786B06" w:rsidRPr="008C5C34" w:rsidRDefault="00786B06">
      <w:pPr>
        <w:tabs>
          <w:tab w:val="left" w:pos="1440"/>
          <w:tab w:val="left" w:pos="1800"/>
          <w:tab w:val="left" w:pos="2340"/>
        </w:tabs>
        <w:snapToGrid w:val="0"/>
        <w:spacing w:before="120" w:after="0" w:line="240" w:lineRule="auto"/>
        <w:ind w:firstLineChars="200" w:firstLine="440"/>
        <w:jc w:val="both"/>
        <w:textAlignment w:val="baseline"/>
        <w:rPr>
          <w:rFonts w:ascii="Verdana" w:eastAsia="SimSun" w:hAnsi="Verdana" w:cs="Calibri"/>
          <w:sz w:val="22"/>
          <w:szCs w:val="22"/>
          <w:lang w:eastAsia="zh-CN"/>
        </w:rPr>
      </w:pPr>
    </w:p>
    <w:p w14:paraId="3D5733FC" w14:textId="1CDC6270" w:rsidR="00786B06" w:rsidRPr="00CD246D" w:rsidRDefault="00CD246D" w:rsidP="00CD246D">
      <w:pPr>
        <w:pStyle w:val="ListParagraph1"/>
        <w:tabs>
          <w:tab w:val="left" w:pos="420"/>
          <w:tab w:val="left" w:pos="1440"/>
          <w:tab w:val="left" w:pos="2160"/>
          <w:tab w:val="left" w:pos="2880"/>
        </w:tabs>
        <w:snapToGrid w:val="0"/>
        <w:spacing w:before="120" w:line="240" w:lineRule="auto"/>
        <w:ind w:left="477"/>
        <w:jc w:val="both"/>
        <w:textAlignment w:val="baseline"/>
        <w:rPr>
          <w:rFonts w:ascii="Verdana" w:hAnsi="Verdana" w:cs="Calibri"/>
          <w:b/>
          <w:sz w:val="22"/>
          <w:szCs w:val="22"/>
          <w:u w:val="single" w:color="000000"/>
          <w:lang w:val="en-GB" w:eastAsia="zh-CN"/>
        </w:rPr>
      </w:pPr>
      <w:r>
        <w:rPr>
          <w:rFonts w:ascii="Verdana" w:hAnsi="Verdana" w:cs="Calibri"/>
          <w:b/>
          <w:sz w:val="22"/>
          <w:szCs w:val="22"/>
          <w:u w:val="single" w:color="000000"/>
          <w:lang w:val="en-GB" w:eastAsia="zh-CN"/>
        </w:rPr>
        <w:t>15</w:t>
      </w:r>
      <w:r w:rsidR="00E42445" w:rsidRPr="008C5C34">
        <w:rPr>
          <w:rFonts w:ascii="Verdana" w:hAnsi="Verdana" w:cs="Calibri"/>
          <w:b/>
          <w:sz w:val="22"/>
          <w:szCs w:val="22"/>
          <w:u w:val="single" w:color="000000"/>
          <w:lang w:val="en-GB" w:eastAsia="zh-CN"/>
        </w:rPr>
        <w:t>、</w:t>
      </w:r>
      <w:r w:rsidR="00E42445" w:rsidRPr="008C5C34">
        <w:rPr>
          <w:rFonts w:ascii="Verdana" w:hAnsi="Verdana" w:cs="Calibri"/>
          <w:b/>
          <w:sz w:val="22"/>
          <w:szCs w:val="22"/>
          <w:u w:val="single" w:color="000000"/>
          <w:lang w:val="en-GB" w:eastAsia="zh-CN"/>
        </w:rPr>
        <w:t>ENTIRE CONTRACT: MODIFICATION</w:t>
      </w:r>
    </w:p>
    <w:p w14:paraId="16B41E19" w14:textId="1C621100" w:rsidR="00786B06" w:rsidRPr="008C5C34" w:rsidRDefault="00E42445" w:rsidP="00CD02F0">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t>This contract constitutes the entire agreement between the Seller and the Buyer concerning the subject matter hereof. All previous documents, undertakings and agreement, weather verbal, written or otherwise, between the parties concerning the subject matter hereof are hereby cancelled and shall not affect or modify. Any modifications of this contract shall be made by written agreement between the parties.</w:t>
      </w:r>
    </w:p>
    <w:p w14:paraId="16F359AF" w14:textId="77777777" w:rsidR="00786B06" w:rsidRPr="008C5C34" w:rsidRDefault="00786B06">
      <w:pPr>
        <w:tabs>
          <w:tab w:val="left" w:pos="1440"/>
          <w:tab w:val="left" w:pos="1800"/>
          <w:tab w:val="left" w:pos="2340"/>
        </w:tabs>
        <w:snapToGrid w:val="0"/>
        <w:spacing w:before="120" w:after="0" w:line="240" w:lineRule="auto"/>
        <w:ind w:firstLineChars="200" w:firstLine="440"/>
        <w:jc w:val="both"/>
        <w:textAlignment w:val="baseline"/>
        <w:rPr>
          <w:rFonts w:ascii="Verdana" w:eastAsia="SimSun" w:hAnsi="Verdana" w:cs="Calibri"/>
          <w:sz w:val="22"/>
          <w:szCs w:val="22"/>
          <w:lang w:eastAsia="zh-CN"/>
        </w:rPr>
      </w:pPr>
    </w:p>
    <w:p w14:paraId="5717DC83" w14:textId="3BD8D389" w:rsidR="00786B06" w:rsidRPr="00207B58" w:rsidRDefault="00207B58" w:rsidP="00207B58">
      <w:pPr>
        <w:pStyle w:val="ListParagraph1"/>
        <w:tabs>
          <w:tab w:val="left" w:pos="420"/>
          <w:tab w:val="left" w:pos="1440"/>
          <w:tab w:val="left" w:pos="2160"/>
          <w:tab w:val="left" w:pos="2880"/>
        </w:tabs>
        <w:snapToGrid w:val="0"/>
        <w:spacing w:before="120" w:after="0" w:line="240" w:lineRule="auto"/>
        <w:ind w:left="477"/>
        <w:jc w:val="both"/>
        <w:textAlignment w:val="baseline"/>
        <w:rPr>
          <w:rFonts w:ascii="Verdana" w:hAnsi="Verdana" w:cs="Calibri"/>
          <w:b/>
          <w:sz w:val="22"/>
          <w:szCs w:val="22"/>
          <w:u w:val="single" w:color="000000"/>
          <w:lang w:val="en-GB" w:eastAsia="zh-CN"/>
        </w:rPr>
      </w:pPr>
      <w:r>
        <w:rPr>
          <w:rFonts w:ascii="Verdana" w:hAnsi="Verdana" w:cs="Calibri"/>
          <w:b/>
          <w:sz w:val="22"/>
          <w:szCs w:val="22"/>
          <w:u w:val="single" w:color="000000"/>
          <w:lang w:val="en-GB" w:eastAsia="zh-CN"/>
        </w:rPr>
        <w:t>16</w:t>
      </w:r>
      <w:r w:rsidR="00E42445" w:rsidRPr="008C5C34">
        <w:rPr>
          <w:rFonts w:ascii="Verdana" w:hAnsi="Verdana" w:cs="Calibri"/>
          <w:b/>
          <w:sz w:val="22"/>
          <w:szCs w:val="22"/>
          <w:u w:val="single" w:color="000000"/>
          <w:lang w:val="en-GB" w:eastAsia="zh-CN"/>
        </w:rPr>
        <w:t>、</w:t>
      </w:r>
      <w:r w:rsidR="00E42445" w:rsidRPr="008C5C34">
        <w:rPr>
          <w:rFonts w:ascii="Verdana" w:hAnsi="Verdana" w:cs="Calibri"/>
          <w:b/>
          <w:sz w:val="22"/>
          <w:szCs w:val="22"/>
          <w:u w:val="single" w:color="000000"/>
          <w:lang w:val="en-GB" w:eastAsia="zh-CN"/>
        </w:rPr>
        <w:t>LIMITATION OF LIABILITY</w:t>
      </w:r>
    </w:p>
    <w:p w14:paraId="6A6DC2FA" w14:textId="746B9A54" w:rsidR="00786B06" w:rsidRPr="008C5C34" w:rsidRDefault="00E42445" w:rsidP="00EE423D">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t>No party shall be liable to any other party in its performance of or failure to perform under the contract, whether in contract, tort or breach of statutory duty or otherwise, for any loss of profit or revenue, business interruption, use of any equipment, contract or business opportunities and/or goodwill and/or any indirect or consequential loss, damage or expense.</w:t>
      </w:r>
    </w:p>
    <w:p w14:paraId="0FDDE0FE"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4E0D2087" w14:textId="7B2E5752" w:rsidR="00786B06" w:rsidRPr="008C5C34" w:rsidRDefault="00E42445" w:rsidP="00C12D7D">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t>Save with respect to the minimum and maximum specifications set out in this contract, the Seller gives no warranties as to the quality, condition or specifications of the bauxite to be delivered and any and all conditions, warranties or other terms with respect to the bauxite, including without limitation with respect to description, satisfactory quality, merchantability and fitness of the bauxite for any purpose of the Buyer, are hereby excluded to the fullest extent permitted at law.  Buyer’s remedies for the failure to meet maximum and minimum specifications are limited to the right to reject a Shipment or the payment by Seller of penalties as set out in this contract.</w:t>
      </w:r>
    </w:p>
    <w:p w14:paraId="37F69553" w14:textId="77777777" w:rsidR="00786B06" w:rsidRPr="008C5C34" w:rsidRDefault="00786B06">
      <w:pPr>
        <w:pStyle w:val="ListParagraph1"/>
        <w:tabs>
          <w:tab w:val="left" w:pos="1440"/>
          <w:tab w:val="left" w:pos="2160"/>
          <w:tab w:val="left" w:pos="2880"/>
        </w:tabs>
        <w:snapToGrid w:val="0"/>
        <w:spacing w:before="120" w:line="240" w:lineRule="auto"/>
        <w:ind w:left="0"/>
        <w:jc w:val="both"/>
        <w:textAlignment w:val="baseline"/>
        <w:rPr>
          <w:rFonts w:ascii="Verdana" w:hAnsi="Verdana" w:cs="Calibri"/>
          <w:sz w:val="22"/>
          <w:szCs w:val="22"/>
          <w:lang w:val="en-GB" w:eastAsia="zh-CN"/>
        </w:rPr>
      </w:pPr>
    </w:p>
    <w:p w14:paraId="5D6C9194" w14:textId="034A7579" w:rsidR="00786B06" w:rsidRPr="00C12D7D" w:rsidRDefault="00C12D7D" w:rsidP="00C12D7D">
      <w:pPr>
        <w:pStyle w:val="ListParagraph1"/>
        <w:tabs>
          <w:tab w:val="left" w:pos="420"/>
          <w:tab w:val="left" w:pos="1440"/>
          <w:tab w:val="left" w:pos="2160"/>
          <w:tab w:val="left" w:pos="2880"/>
        </w:tabs>
        <w:snapToGrid w:val="0"/>
        <w:spacing w:before="120" w:line="240" w:lineRule="auto"/>
        <w:ind w:left="477"/>
        <w:jc w:val="both"/>
        <w:textAlignment w:val="baseline"/>
        <w:rPr>
          <w:rFonts w:ascii="Verdana" w:hAnsi="Verdana" w:cs="Calibri"/>
          <w:b/>
          <w:sz w:val="22"/>
          <w:szCs w:val="22"/>
          <w:u w:val="single" w:color="000000"/>
          <w:lang w:val="en-GB" w:eastAsia="zh-CN"/>
        </w:rPr>
      </w:pPr>
      <w:r>
        <w:rPr>
          <w:rFonts w:ascii="Verdana" w:hAnsi="Verdana" w:cs="Calibri"/>
          <w:b/>
          <w:sz w:val="22"/>
          <w:szCs w:val="22"/>
          <w:u w:val="single" w:color="000000"/>
          <w:lang w:val="en-GB" w:eastAsia="zh-CN"/>
        </w:rPr>
        <w:t>17</w:t>
      </w:r>
      <w:r w:rsidR="00E42445" w:rsidRPr="008C5C34">
        <w:rPr>
          <w:rFonts w:ascii="Verdana" w:hAnsi="Verdana" w:cs="Calibri"/>
          <w:b/>
          <w:sz w:val="22"/>
          <w:szCs w:val="22"/>
          <w:u w:val="single" w:color="000000"/>
          <w:lang w:val="en-GB" w:eastAsia="zh-CN"/>
        </w:rPr>
        <w:t>、</w:t>
      </w:r>
      <w:r w:rsidR="00E42445" w:rsidRPr="008C5C34">
        <w:rPr>
          <w:rFonts w:ascii="Verdana" w:hAnsi="Verdana" w:cs="Calibri"/>
          <w:b/>
          <w:sz w:val="22"/>
          <w:szCs w:val="22"/>
          <w:u w:val="single" w:color="000000"/>
          <w:lang w:val="en-GB" w:eastAsia="zh-CN"/>
        </w:rPr>
        <w:t>EVENTS OF DEFAULT AND TERMINATION</w:t>
      </w:r>
    </w:p>
    <w:p w14:paraId="2919D0C8" w14:textId="62A9F2EF" w:rsidR="00786B06" w:rsidRPr="008C5C34" w:rsidRDefault="00E42445" w:rsidP="002223DB">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t>Either the Buyer or Seller (the “Non-Defaulting Party”) may terminate this Agreement at any time upon giving notice to the other party (the “Defaulting Party”) in the event of any of the following occurrences (each an “Event of Default”):</w:t>
      </w:r>
    </w:p>
    <w:p w14:paraId="536A5076" w14:textId="77777777" w:rsidR="00786B06" w:rsidRPr="008C5C34" w:rsidRDefault="00786B06">
      <w:pPr>
        <w:pStyle w:val="ListParagraph1"/>
        <w:tabs>
          <w:tab w:val="left" w:pos="583"/>
          <w:tab w:val="left" w:pos="1440"/>
          <w:tab w:val="left" w:pos="2160"/>
          <w:tab w:val="left" w:pos="2880"/>
        </w:tabs>
        <w:snapToGrid w:val="0"/>
        <w:spacing w:before="120" w:after="0" w:line="240" w:lineRule="auto"/>
        <w:ind w:left="0" w:firstLineChars="200" w:firstLine="440"/>
        <w:jc w:val="both"/>
        <w:textAlignment w:val="baseline"/>
        <w:rPr>
          <w:rFonts w:ascii="Verdana" w:hAnsi="Verdana" w:cs="Calibri"/>
          <w:sz w:val="22"/>
          <w:szCs w:val="22"/>
          <w:lang w:eastAsia="zh-CN"/>
        </w:rPr>
      </w:pPr>
    </w:p>
    <w:p w14:paraId="2B1770FC" w14:textId="5F70278C" w:rsidR="00786B06" w:rsidRPr="002223DB" w:rsidRDefault="00E42445" w:rsidP="002223DB">
      <w:pPr>
        <w:pStyle w:val="ListParagraph1"/>
        <w:numPr>
          <w:ilvl w:val="0"/>
          <w:numId w:val="5"/>
        </w:numPr>
        <w:tabs>
          <w:tab w:val="left" w:pos="583"/>
          <w:tab w:val="left" w:pos="1440"/>
          <w:tab w:val="left" w:pos="2160"/>
          <w:tab w:val="left" w:pos="2880"/>
        </w:tabs>
        <w:adjustRightInd w:val="0"/>
        <w:snapToGrid w:val="0"/>
        <w:spacing w:before="120" w:after="0" w:line="240" w:lineRule="auto"/>
        <w:jc w:val="both"/>
        <w:textAlignment w:val="baseline"/>
        <w:outlineLvl w:val="0"/>
        <w:rPr>
          <w:rFonts w:ascii="Verdana" w:hAnsi="Verdana" w:cs="Calibri"/>
          <w:sz w:val="22"/>
          <w:szCs w:val="22"/>
          <w:lang w:eastAsia="zh-CN"/>
        </w:rPr>
      </w:pPr>
      <w:r w:rsidRPr="008C5C34">
        <w:rPr>
          <w:rFonts w:ascii="Verdana" w:hAnsi="Verdana" w:cs="Calibri"/>
          <w:sz w:val="22"/>
          <w:szCs w:val="22"/>
          <w:lang w:eastAsia="zh-CN"/>
        </w:rPr>
        <w:t xml:space="preserve">If the buyer fails to pay any </w:t>
      </w:r>
      <w:r w:rsidR="002223DB">
        <w:rPr>
          <w:rFonts w:ascii="Verdana" w:hAnsi="Verdana" w:cs="Calibri"/>
          <w:sz w:val="22"/>
          <w:szCs w:val="22"/>
          <w:lang w:eastAsia="zh-CN"/>
        </w:rPr>
        <w:t>amount due under this agreement</w:t>
      </w:r>
      <w:r w:rsidRPr="008C5C34">
        <w:rPr>
          <w:rFonts w:ascii="Verdana" w:hAnsi="Verdana" w:cs="Calibri"/>
          <w:sz w:val="22"/>
          <w:szCs w:val="22"/>
          <w:lang w:eastAsia="zh-CN"/>
        </w:rPr>
        <w:t>,</w:t>
      </w:r>
      <w:r w:rsidR="002223DB">
        <w:rPr>
          <w:rFonts w:ascii="Verdana" w:hAnsi="Verdana" w:cs="Calibri"/>
          <w:sz w:val="22"/>
          <w:szCs w:val="22"/>
          <w:lang w:eastAsia="zh-CN"/>
        </w:rPr>
        <w:t xml:space="preserve"> </w:t>
      </w:r>
      <w:r w:rsidRPr="008C5C34">
        <w:rPr>
          <w:rFonts w:ascii="Verdana" w:hAnsi="Verdana" w:cs="Calibri"/>
          <w:sz w:val="22"/>
          <w:szCs w:val="22"/>
          <w:lang w:eastAsia="zh-CN"/>
        </w:rPr>
        <w:t>and fails to do so within 5 days after the written notice of the seller</w:t>
      </w:r>
    </w:p>
    <w:p w14:paraId="3114D576" w14:textId="5CB9000A" w:rsidR="00786B06" w:rsidRPr="002223DB" w:rsidRDefault="00E42445" w:rsidP="002223DB">
      <w:pPr>
        <w:pStyle w:val="ListParagraph1"/>
        <w:numPr>
          <w:ilvl w:val="0"/>
          <w:numId w:val="5"/>
        </w:numPr>
        <w:tabs>
          <w:tab w:val="left" w:pos="583"/>
          <w:tab w:val="left" w:pos="1440"/>
          <w:tab w:val="left" w:pos="2160"/>
          <w:tab w:val="left" w:pos="2880"/>
        </w:tabs>
        <w:adjustRightInd w:val="0"/>
        <w:snapToGrid w:val="0"/>
        <w:spacing w:before="120" w:after="0" w:line="240" w:lineRule="auto"/>
        <w:jc w:val="both"/>
        <w:textAlignment w:val="baseline"/>
        <w:outlineLvl w:val="0"/>
        <w:rPr>
          <w:rFonts w:ascii="Verdana" w:hAnsi="Verdana" w:cs="Calibri"/>
          <w:sz w:val="22"/>
          <w:szCs w:val="22"/>
          <w:lang w:eastAsia="zh-CN"/>
        </w:rPr>
      </w:pPr>
      <w:r w:rsidRPr="008C5C34">
        <w:rPr>
          <w:rFonts w:ascii="Verdana" w:hAnsi="Verdana" w:cs="Calibri"/>
          <w:sz w:val="22"/>
          <w:szCs w:val="22"/>
          <w:lang w:eastAsia="zh-CN"/>
        </w:rPr>
        <w:t>If the seller delay</w:t>
      </w:r>
      <w:r w:rsidR="002223DB">
        <w:rPr>
          <w:rFonts w:ascii="Verdana" w:hAnsi="Verdana" w:cs="Calibri"/>
          <w:sz w:val="22"/>
          <w:szCs w:val="22"/>
          <w:lang w:eastAsia="zh-CN"/>
        </w:rPr>
        <w:t>s</w:t>
      </w:r>
      <w:r w:rsidRPr="008C5C34">
        <w:rPr>
          <w:rFonts w:ascii="Verdana" w:hAnsi="Verdana" w:cs="Calibri"/>
          <w:sz w:val="22"/>
          <w:szCs w:val="22"/>
          <w:lang w:eastAsia="zh-CN"/>
        </w:rPr>
        <w:t xml:space="preserve"> </w:t>
      </w:r>
      <w:proofErr w:type="gramStart"/>
      <w:r w:rsidRPr="008C5C34">
        <w:rPr>
          <w:rFonts w:ascii="Verdana" w:hAnsi="Verdana" w:cs="Calibri"/>
          <w:sz w:val="22"/>
          <w:szCs w:val="22"/>
          <w:lang w:eastAsia="zh-CN"/>
        </w:rPr>
        <w:t>to prepare</w:t>
      </w:r>
      <w:proofErr w:type="gramEnd"/>
      <w:r w:rsidRPr="008C5C34">
        <w:rPr>
          <w:rFonts w:ascii="Verdana" w:hAnsi="Verdana" w:cs="Calibri"/>
          <w:sz w:val="22"/>
          <w:szCs w:val="22"/>
          <w:lang w:eastAsia="zh-CN"/>
        </w:rPr>
        <w:t>, collect and deliver goods according to the Article 6 of this contract.</w:t>
      </w:r>
    </w:p>
    <w:p w14:paraId="4EECA5E3" w14:textId="4F9630F8" w:rsidR="00786B06" w:rsidRPr="002223DB" w:rsidRDefault="00E42445" w:rsidP="002223DB">
      <w:pPr>
        <w:pStyle w:val="ListParagraph1"/>
        <w:numPr>
          <w:ilvl w:val="0"/>
          <w:numId w:val="5"/>
        </w:numPr>
        <w:tabs>
          <w:tab w:val="left" w:pos="583"/>
          <w:tab w:val="left" w:pos="1440"/>
          <w:tab w:val="left" w:pos="2160"/>
          <w:tab w:val="left" w:pos="2880"/>
        </w:tabs>
        <w:adjustRightInd w:val="0"/>
        <w:snapToGrid w:val="0"/>
        <w:spacing w:before="120" w:after="0" w:line="240" w:lineRule="auto"/>
        <w:jc w:val="both"/>
        <w:textAlignment w:val="baseline"/>
        <w:outlineLvl w:val="0"/>
        <w:rPr>
          <w:rFonts w:ascii="Verdana" w:hAnsi="Verdana" w:cs="Calibri"/>
          <w:sz w:val="22"/>
          <w:szCs w:val="22"/>
          <w:lang w:eastAsia="zh-CN"/>
        </w:rPr>
      </w:pPr>
      <w:r w:rsidRPr="008C5C34">
        <w:rPr>
          <w:rFonts w:ascii="Verdana" w:hAnsi="Verdana" w:cs="Calibri"/>
          <w:sz w:val="22"/>
          <w:szCs w:val="22"/>
          <w:lang w:eastAsia="zh-CN"/>
        </w:rPr>
        <w:t>If the Defaulting Party commits a ma</w:t>
      </w:r>
      <w:r w:rsidR="002223DB">
        <w:rPr>
          <w:rFonts w:ascii="Verdana" w:hAnsi="Verdana" w:cs="Calibri"/>
          <w:sz w:val="22"/>
          <w:szCs w:val="22"/>
          <w:lang w:eastAsia="zh-CN"/>
        </w:rPr>
        <w:t>terial breach of this Agreement</w:t>
      </w:r>
      <w:r w:rsidRPr="008C5C34">
        <w:rPr>
          <w:rFonts w:ascii="Verdana" w:hAnsi="Verdana" w:cs="Calibri"/>
          <w:sz w:val="22"/>
          <w:szCs w:val="22"/>
          <w:lang w:eastAsia="zh-CN"/>
        </w:rPr>
        <w:t>, and such material breach is either incapable of remedy or, where it is capable of remedy, such material breach remains unremedied for a period of 10 Days following written notice from the Non-Defaulting Party to the Default</w:t>
      </w:r>
      <w:r w:rsidR="002223DB">
        <w:rPr>
          <w:rFonts w:ascii="Verdana" w:hAnsi="Verdana" w:cs="Calibri"/>
          <w:sz w:val="22"/>
          <w:szCs w:val="22"/>
          <w:lang w:eastAsia="zh-CN"/>
        </w:rPr>
        <w:t>ing Party requiring it to do so.</w:t>
      </w:r>
      <w:r w:rsidRPr="008C5C34">
        <w:rPr>
          <w:rFonts w:ascii="Verdana" w:hAnsi="Verdana" w:cs="Calibri"/>
          <w:sz w:val="22"/>
          <w:szCs w:val="22"/>
          <w:lang w:eastAsia="zh-CN"/>
        </w:rPr>
        <w:t xml:space="preserve"> </w:t>
      </w:r>
    </w:p>
    <w:p w14:paraId="18D3F7BD" w14:textId="0F9B3E72" w:rsidR="002223DB" w:rsidRPr="002223DB" w:rsidRDefault="002223DB" w:rsidP="002223DB">
      <w:pPr>
        <w:pStyle w:val="ListParagraph1"/>
        <w:numPr>
          <w:ilvl w:val="0"/>
          <w:numId w:val="5"/>
        </w:numPr>
        <w:tabs>
          <w:tab w:val="left" w:pos="583"/>
          <w:tab w:val="left" w:pos="1440"/>
          <w:tab w:val="left" w:pos="2160"/>
          <w:tab w:val="left" w:pos="2880"/>
        </w:tabs>
        <w:adjustRightInd w:val="0"/>
        <w:snapToGrid w:val="0"/>
        <w:spacing w:before="120" w:after="0" w:line="240" w:lineRule="auto"/>
        <w:jc w:val="both"/>
        <w:textAlignment w:val="baseline"/>
        <w:outlineLvl w:val="0"/>
        <w:rPr>
          <w:rFonts w:ascii="Verdana" w:hAnsi="Verdana" w:cs="Calibri"/>
          <w:sz w:val="22"/>
          <w:szCs w:val="22"/>
          <w:lang w:eastAsia="zh-CN"/>
        </w:rPr>
      </w:pPr>
      <w:r>
        <w:rPr>
          <w:rFonts w:ascii="Verdana" w:hAnsi="Verdana" w:cs="Calibri"/>
          <w:sz w:val="22"/>
          <w:szCs w:val="22"/>
          <w:lang w:eastAsia="zh-CN"/>
        </w:rPr>
        <w:t>T</w:t>
      </w:r>
      <w:r w:rsidR="00E42445" w:rsidRPr="008C5C34">
        <w:rPr>
          <w:rFonts w:ascii="Verdana" w:hAnsi="Verdana" w:cs="Calibri"/>
          <w:sz w:val="22"/>
          <w:szCs w:val="22"/>
          <w:lang w:eastAsia="zh-CN"/>
        </w:rPr>
        <w:t>he occurrence of an Insolvency Event with respect to the Defaulting Party or the Producer; or</w:t>
      </w:r>
    </w:p>
    <w:p w14:paraId="78832E0B" w14:textId="3278107F" w:rsidR="00786B06" w:rsidRPr="008C5C34" w:rsidRDefault="002223DB" w:rsidP="002223DB">
      <w:pPr>
        <w:pStyle w:val="ListParagraph1"/>
        <w:numPr>
          <w:ilvl w:val="0"/>
          <w:numId w:val="5"/>
        </w:numPr>
        <w:tabs>
          <w:tab w:val="left" w:pos="583"/>
          <w:tab w:val="left" w:pos="1440"/>
          <w:tab w:val="left" w:pos="2160"/>
          <w:tab w:val="left" w:pos="2880"/>
        </w:tabs>
        <w:adjustRightInd w:val="0"/>
        <w:snapToGrid w:val="0"/>
        <w:spacing w:before="120" w:after="0" w:line="240" w:lineRule="auto"/>
        <w:jc w:val="both"/>
        <w:textAlignment w:val="baseline"/>
        <w:outlineLvl w:val="0"/>
        <w:rPr>
          <w:rFonts w:ascii="Verdana" w:hAnsi="Verdana" w:cs="Calibri"/>
          <w:sz w:val="22"/>
          <w:szCs w:val="22"/>
          <w:lang w:eastAsia="zh-CN"/>
        </w:rPr>
      </w:pPr>
      <w:r>
        <w:rPr>
          <w:rFonts w:ascii="Verdana" w:hAnsi="Verdana" w:cs="Calibri"/>
          <w:sz w:val="22"/>
          <w:szCs w:val="22"/>
          <w:lang w:eastAsia="zh-CN"/>
        </w:rPr>
        <w:t>T</w:t>
      </w:r>
      <w:r w:rsidR="00E42445" w:rsidRPr="008C5C34">
        <w:rPr>
          <w:rFonts w:ascii="Verdana" w:hAnsi="Verdana" w:cs="Calibri"/>
          <w:sz w:val="22"/>
          <w:szCs w:val="22"/>
          <w:lang w:eastAsia="zh-CN"/>
        </w:rPr>
        <w:t>he Defaulting Party disaffirms, disclaims, repudiates, or rejects or challenges the validity or enforceability of this Agreement.</w:t>
      </w:r>
    </w:p>
    <w:p w14:paraId="649B724F"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3A7D2D59" w14:textId="64785E8B" w:rsidR="00786B06" w:rsidRPr="008C5C34" w:rsidRDefault="00E42445" w:rsidP="002223DB">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t xml:space="preserve">Upon the occurrence and during the continuance of an Event of Default, the Non-Defaulting Party may in its sole discretion do any or </w:t>
      </w:r>
      <w:proofErr w:type="gramStart"/>
      <w:r w:rsidRPr="008C5C34">
        <w:rPr>
          <w:rFonts w:ascii="Verdana" w:hAnsi="Verdana" w:cs="Calibri"/>
          <w:sz w:val="22"/>
          <w:szCs w:val="22"/>
          <w:lang w:eastAsia="zh-CN"/>
        </w:rPr>
        <w:t>all of</w:t>
      </w:r>
      <w:proofErr w:type="gramEnd"/>
      <w:r w:rsidRPr="008C5C34">
        <w:rPr>
          <w:rFonts w:ascii="Verdana" w:hAnsi="Verdana" w:cs="Calibri"/>
          <w:sz w:val="22"/>
          <w:szCs w:val="22"/>
          <w:lang w:eastAsia="zh-CN"/>
        </w:rPr>
        <w:t xml:space="preserve"> the following:</w:t>
      </w:r>
    </w:p>
    <w:p w14:paraId="3CA617C8" w14:textId="77777777" w:rsidR="00786B06" w:rsidRPr="008C5C34" w:rsidRDefault="00786B06" w:rsidP="002223DB">
      <w:pPr>
        <w:pStyle w:val="ListParagraph1"/>
        <w:tabs>
          <w:tab w:val="left" w:pos="583"/>
          <w:tab w:val="left" w:pos="1440"/>
          <w:tab w:val="left" w:pos="2160"/>
          <w:tab w:val="left" w:pos="2880"/>
        </w:tabs>
        <w:snapToGrid w:val="0"/>
        <w:spacing w:before="120" w:line="240" w:lineRule="auto"/>
        <w:ind w:left="0"/>
        <w:jc w:val="both"/>
        <w:textAlignment w:val="baseline"/>
        <w:rPr>
          <w:rFonts w:ascii="Verdana" w:hAnsi="Verdana" w:cs="Calibri"/>
          <w:sz w:val="22"/>
          <w:szCs w:val="22"/>
          <w:lang w:eastAsia="zh-CN"/>
        </w:rPr>
      </w:pPr>
    </w:p>
    <w:p w14:paraId="72BA7847" w14:textId="126C0B53" w:rsidR="00786B06" w:rsidRPr="002223DB" w:rsidRDefault="002223DB" w:rsidP="002223DB">
      <w:pPr>
        <w:pStyle w:val="ListParagraph1"/>
        <w:numPr>
          <w:ilvl w:val="0"/>
          <w:numId w:val="6"/>
        </w:numPr>
        <w:tabs>
          <w:tab w:val="left" w:pos="583"/>
          <w:tab w:val="left" w:pos="1440"/>
          <w:tab w:val="left" w:pos="2160"/>
          <w:tab w:val="left" w:pos="2880"/>
        </w:tabs>
        <w:adjustRightInd w:val="0"/>
        <w:snapToGrid w:val="0"/>
        <w:spacing w:before="120" w:after="0" w:line="240" w:lineRule="auto"/>
        <w:jc w:val="both"/>
        <w:textAlignment w:val="baseline"/>
        <w:outlineLvl w:val="0"/>
        <w:rPr>
          <w:rFonts w:ascii="Verdana" w:hAnsi="Verdana" w:cs="Calibri"/>
          <w:sz w:val="22"/>
          <w:szCs w:val="22"/>
          <w:lang w:eastAsia="zh-CN"/>
        </w:rPr>
      </w:pPr>
      <w:bookmarkStart w:id="8" w:name="_DV_M531"/>
      <w:bookmarkEnd w:id="8"/>
      <w:r>
        <w:rPr>
          <w:rFonts w:ascii="Verdana" w:hAnsi="Verdana" w:cs="Calibri"/>
          <w:sz w:val="22"/>
          <w:szCs w:val="22"/>
          <w:lang w:eastAsia="zh-CN"/>
        </w:rPr>
        <w:t>N</w:t>
      </w:r>
      <w:r w:rsidR="00E42445" w:rsidRPr="008C5C34">
        <w:rPr>
          <w:rFonts w:ascii="Verdana" w:hAnsi="Verdana" w:cs="Calibri"/>
          <w:sz w:val="22"/>
          <w:szCs w:val="22"/>
          <w:lang w:eastAsia="zh-CN"/>
        </w:rPr>
        <w:t>otify the Defaulting Party of an early termination date (which shall be no earlier than the date of such notice) on which the obligation to make or take delivery of Product shall terminate (Early Termination Date</w:t>
      </w:r>
      <w:proofErr w:type="gramStart"/>
      <w:r w:rsidR="00E42445" w:rsidRPr="008C5C34">
        <w:rPr>
          <w:rFonts w:ascii="Verdana" w:hAnsi="Verdana" w:cs="Calibri"/>
          <w:sz w:val="22"/>
          <w:szCs w:val="22"/>
          <w:lang w:eastAsia="zh-CN"/>
        </w:rPr>
        <w:t>);</w:t>
      </w:r>
      <w:proofErr w:type="gramEnd"/>
    </w:p>
    <w:p w14:paraId="182C348C" w14:textId="3F8EDD5A" w:rsidR="00786B06" w:rsidRPr="002223DB" w:rsidRDefault="002223DB" w:rsidP="002223DB">
      <w:pPr>
        <w:pStyle w:val="ListParagraph1"/>
        <w:numPr>
          <w:ilvl w:val="0"/>
          <w:numId w:val="6"/>
        </w:numPr>
        <w:tabs>
          <w:tab w:val="left" w:pos="583"/>
          <w:tab w:val="left" w:pos="1440"/>
          <w:tab w:val="left" w:pos="2160"/>
          <w:tab w:val="left" w:pos="2880"/>
        </w:tabs>
        <w:adjustRightInd w:val="0"/>
        <w:snapToGrid w:val="0"/>
        <w:spacing w:before="120" w:after="0" w:line="240" w:lineRule="auto"/>
        <w:jc w:val="both"/>
        <w:textAlignment w:val="baseline"/>
        <w:outlineLvl w:val="0"/>
        <w:rPr>
          <w:rFonts w:ascii="Verdana" w:hAnsi="Verdana" w:cs="Calibri"/>
          <w:sz w:val="22"/>
          <w:szCs w:val="22"/>
          <w:lang w:eastAsia="zh-CN"/>
        </w:rPr>
      </w:pPr>
      <w:bookmarkStart w:id="9" w:name="_DV_M532"/>
      <w:bookmarkEnd w:id="9"/>
      <w:r>
        <w:rPr>
          <w:rFonts w:ascii="Verdana" w:hAnsi="Verdana" w:cs="Calibri"/>
          <w:sz w:val="22"/>
          <w:szCs w:val="22"/>
          <w:lang w:eastAsia="zh-CN"/>
        </w:rPr>
        <w:t>W</w:t>
      </w:r>
      <w:r w:rsidR="00E42445" w:rsidRPr="008C5C34">
        <w:rPr>
          <w:rFonts w:ascii="Verdana" w:hAnsi="Verdana" w:cs="Calibri"/>
          <w:sz w:val="22"/>
          <w:szCs w:val="22"/>
          <w:lang w:eastAsia="zh-CN"/>
        </w:rPr>
        <w:t xml:space="preserve">ithhold any payments due to the Defaulting Party until such Event of Default is </w:t>
      </w:r>
      <w:proofErr w:type="gramStart"/>
      <w:r w:rsidR="00E42445" w:rsidRPr="008C5C34">
        <w:rPr>
          <w:rFonts w:ascii="Verdana" w:hAnsi="Verdana" w:cs="Calibri"/>
          <w:sz w:val="22"/>
          <w:szCs w:val="22"/>
          <w:lang w:eastAsia="zh-CN"/>
        </w:rPr>
        <w:t>cured;</w:t>
      </w:r>
      <w:proofErr w:type="gramEnd"/>
    </w:p>
    <w:p w14:paraId="6B5D1235" w14:textId="4C9E87E0" w:rsidR="00786B06" w:rsidRPr="002223DB" w:rsidRDefault="002223DB" w:rsidP="002223DB">
      <w:pPr>
        <w:pStyle w:val="ListParagraph1"/>
        <w:numPr>
          <w:ilvl w:val="0"/>
          <w:numId w:val="6"/>
        </w:numPr>
        <w:tabs>
          <w:tab w:val="left" w:pos="583"/>
          <w:tab w:val="left" w:pos="1440"/>
          <w:tab w:val="left" w:pos="2160"/>
          <w:tab w:val="left" w:pos="2880"/>
        </w:tabs>
        <w:adjustRightInd w:val="0"/>
        <w:snapToGrid w:val="0"/>
        <w:spacing w:before="120" w:after="0" w:line="240" w:lineRule="auto"/>
        <w:jc w:val="both"/>
        <w:textAlignment w:val="baseline"/>
        <w:outlineLvl w:val="0"/>
        <w:rPr>
          <w:rFonts w:ascii="Verdana" w:hAnsi="Verdana" w:cs="Calibri"/>
          <w:sz w:val="22"/>
          <w:szCs w:val="22"/>
          <w:lang w:eastAsia="zh-CN"/>
        </w:rPr>
      </w:pPr>
      <w:bookmarkStart w:id="10" w:name="_DV_M533"/>
      <w:bookmarkEnd w:id="10"/>
      <w:r>
        <w:rPr>
          <w:rFonts w:ascii="Verdana" w:hAnsi="Verdana" w:cs="Calibri"/>
          <w:sz w:val="22"/>
          <w:szCs w:val="22"/>
          <w:lang w:eastAsia="zh-CN"/>
        </w:rPr>
        <w:t>S</w:t>
      </w:r>
      <w:r w:rsidR="00E42445" w:rsidRPr="008C5C34">
        <w:rPr>
          <w:rFonts w:ascii="Verdana" w:hAnsi="Verdana" w:cs="Calibri"/>
          <w:sz w:val="22"/>
          <w:szCs w:val="22"/>
          <w:lang w:eastAsia="zh-CN"/>
        </w:rPr>
        <w:t>uspend performance of its obligations under this Agreement until such Event of Default is cured; or</w:t>
      </w:r>
    </w:p>
    <w:p w14:paraId="6C905F0E" w14:textId="4989C454" w:rsidR="00786B06" w:rsidRPr="008C5C34" w:rsidRDefault="002223DB" w:rsidP="002223DB">
      <w:pPr>
        <w:pStyle w:val="ListParagraph1"/>
        <w:numPr>
          <w:ilvl w:val="0"/>
          <w:numId w:val="6"/>
        </w:numPr>
        <w:tabs>
          <w:tab w:val="left" w:pos="583"/>
          <w:tab w:val="left" w:pos="1440"/>
          <w:tab w:val="left" w:pos="2160"/>
          <w:tab w:val="left" w:pos="2880"/>
        </w:tabs>
        <w:adjustRightInd w:val="0"/>
        <w:snapToGrid w:val="0"/>
        <w:spacing w:before="120" w:after="0" w:line="240" w:lineRule="auto"/>
        <w:jc w:val="both"/>
        <w:textAlignment w:val="baseline"/>
        <w:outlineLvl w:val="0"/>
        <w:rPr>
          <w:rFonts w:ascii="Verdana" w:hAnsi="Verdana" w:cs="Calibri"/>
          <w:sz w:val="22"/>
          <w:szCs w:val="22"/>
          <w:lang w:eastAsia="zh-CN"/>
        </w:rPr>
      </w:pPr>
      <w:bookmarkStart w:id="11" w:name="_DV_M534"/>
      <w:bookmarkEnd w:id="11"/>
      <w:r>
        <w:rPr>
          <w:rFonts w:ascii="Verdana" w:hAnsi="Verdana" w:cs="Calibri"/>
          <w:sz w:val="22"/>
          <w:szCs w:val="22"/>
          <w:lang w:eastAsia="zh-CN"/>
        </w:rPr>
        <w:t>I</w:t>
      </w:r>
      <w:r w:rsidR="00E42445" w:rsidRPr="008C5C34">
        <w:rPr>
          <w:rFonts w:ascii="Verdana" w:hAnsi="Verdana" w:cs="Calibri"/>
          <w:sz w:val="22"/>
          <w:szCs w:val="22"/>
          <w:lang w:eastAsia="zh-CN"/>
        </w:rPr>
        <w:t>nsist on specific performance in whole or in part of any subsisting, current or ongoing obligation of the Defaulting Party under this Agreement.</w:t>
      </w:r>
    </w:p>
    <w:p w14:paraId="61771840"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233F9D22" w14:textId="78952C5F" w:rsidR="00786B06" w:rsidRPr="008C5C34" w:rsidRDefault="00E42445" w:rsidP="002223DB">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bookmarkStart w:id="12" w:name="_DV_M535"/>
      <w:bookmarkEnd w:id="12"/>
      <w:r w:rsidRPr="008C5C34">
        <w:rPr>
          <w:rFonts w:ascii="Verdana" w:hAnsi="Verdana" w:cs="Calibri"/>
          <w:sz w:val="22"/>
          <w:szCs w:val="22"/>
          <w:lang w:eastAsia="zh-CN"/>
        </w:rPr>
        <w:t xml:space="preserve">If a notice of an Early Termination Date is given under this section, the Early Termination Date will occur on the designated date </w:t>
      </w:r>
      <w:proofErr w:type="gramStart"/>
      <w:r w:rsidRPr="008C5C34">
        <w:rPr>
          <w:rFonts w:ascii="Verdana" w:hAnsi="Verdana" w:cs="Calibri"/>
          <w:sz w:val="22"/>
          <w:szCs w:val="22"/>
          <w:lang w:eastAsia="zh-CN"/>
        </w:rPr>
        <w:t>whether or not</w:t>
      </w:r>
      <w:proofErr w:type="gramEnd"/>
      <w:r w:rsidRPr="008C5C34">
        <w:rPr>
          <w:rFonts w:ascii="Verdana" w:hAnsi="Verdana" w:cs="Calibri"/>
          <w:sz w:val="22"/>
          <w:szCs w:val="22"/>
          <w:lang w:eastAsia="zh-CN"/>
        </w:rPr>
        <w:t xml:space="preserve"> the relevant Event of Default is then continuing.</w:t>
      </w:r>
      <w:bookmarkStart w:id="13" w:name="_DV_M536"/>
      <w:bookmarkEnd w:id="13"/>
    </w:p>
    <w:p w14:paraId="5A7BD8DF"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7E35816B" w14:textId="7EC2041F" w:rsidR="00786B06" w:rsidRPr="008C5C34" w:rsidRDefault="00E42445" w:rsidP="002223DB">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bookmarkStart w:id="14" w:name="_DV_M540"/>
      <w:bookmarkStart w:id="15" w:name="_DV_M539"/>
      <w:bookmarkEnd w:id="14"/>
      <w:bookmarkEnd w:id="15"/>
      <w:r w:rsidRPr="008C5C34">
        <w:rPr>
          <w:rFonts w:ascii="Verdana" w:hAnsi="Verdana" w:cs="Calibri"/>
          <w:sz w:val="22"/>
          <w:szCs w:val="22"/>
          <w:lang w:eastAsia="zh-CN"/>
        </w:rPr>
        <w:t>The termination of this contract pursuant to this Article shall be without prejudice to any party’s entitlement to claim damages or to be paid for amounts properly due.</w:t>
      </w:r>
    </w:p>
    <w:p w14:paraId="65B2EEB0" w14:textId="77777777" w:rsidR="00786B06" w:rsidRPr="008C5C34" w:rsidRDefault="00786B06">
      <w:pPr>
        <w:tabs>
          <w:tab w:val="left" w:pos="1440"/>
          <w:tab w:val="left" w:pos="2160"/>
          <w:tab w:val="left" w:pos="2880"/>
        </w:tabs>
        <w:snapToGrid w:val="0"/>
        <w:spacing w:before="120" w:after="0" w:line="240" w:lineRule="auto"/>
        <w:ind w:firstLineChars="200" w:firstLine="440"/>
        <w:jc w:val="both"/>
        <w:textAlignment w:val="baseline"/>
        <w:rPr>
          <w:rFonts w:ascii="Verdana" w:eastAsia="SimSun" w:hAnsi="Verdana" w:cs="Calibri"/>
          <w:sz w:val="22"/>
          <w:szCs w:val="22"/>
          <w:lang w:eastAsia="zh-CN"/>
        </w:rPr>
      </w:pPr>
    </w:p>
    <w:p w14:paraId="1C7BC9DB" w14:textId="7F30C50E" w:rsidR="00786B06" w:rsidRPr="008C5C34" w:rsidRDefault="002223DB" w:rsidP="002223DB">
      <w:pPr>
        <w:pStyle w:val="ListParagraph1"/>
        <w:tabs>
          <w:tab w:val="left" w:pos="420"/>
          <w:tab w:val="left" w:pos="1440"/>
          <w:tab w:val="left" w:pos="2160"/>
          <w:tab w:val="left" w:pos="2880"/>
        </w:tabs>
        <w:snapToGrid w:val="0"/>
        <w:spacing w:before="120" w:line="240" w:lineRule="auto"/>
        <w:ind w:left="477"/>
        <w:jc w:val="both"/>
        <w:textAlignment w:val="baseline"/>
        <w:rPr>
          <w:rFonts w:ascii="Verdana" w:hAnsi="Verdana" w:cs="Calibri"/>
          <w:b/>
          <w:sz w:val="22"/>
          <w:szCs w:val="22"/>
          <w:u w:val="single" w:color="000000"/>
          <w:lang w:val="en-GB" w:eastAsia="zh-CN"/>
        </w:rPr>
      </w:pPr>
      <w:r>
        <w:rPr>
          <w:rFonts w:ascii="Verdana" w:hAnsi="Verdana" w:cs="Calibri"/>
          <w:b/>
          <w:sz w:val="22"/>
          <w:szCs w:val="22"/>
          <w:u w:val="single" w:color="000000"/>
          <w:lang w:val="en-GB" w:eastAsia="zh-CN"/>
        </w:rPr>
        <w:t>18</w:t>
      </w:r>
      <w:r w:rsidR="00E42445" w:rsidRPr="008C5C34">
        <w:rPr>
          <w:rFonts w:ascii="Verdana" w:hAnsi="Verdana" w:cs="Calibri"/>
          <w:b/>
          <w:sz w:val="22"/>
          <w:szCs w:val="22"/>
          <w:u w:val="single" w:color="000000"/>
          <w:lang w:val="en-GB" w:eastAsia="zh-CN"/>
        </w:rPr>
        <w:t>、</w:t>
      </w:r>
      <w:r w:rsidR="00E42445" w:rsidRPr="008C5C34">
        <w:rPr>
          <w:rFonts w:ascii="Verdana" w:hAnsi="Verdana" w:cs="Calibri"/>
          <w:b/>
          <w:sz w:val="22"/>
          <w:szCs w:val="22"/>
          <w:u w:val="single" w:color="000000"/>
          <w:lang w:val="en-GB" w:eastAsia="zh-CN"/>
        </w:rPr>
        <w:t>GOVERNING LAW AND ARBIRATION</w:t>
      </w:r>
    </w:p>
    <w:p w14:paraId="113E933E" w14:textId="0D04A8F1" w:rsidR="00786B06" w:rsidRPr="008C5C34" w:rsidRDefault="002223DB" w:rsidP="00A12265">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Pr>
          <w:rFonts w:ascii="Verdana" w:hAnsi="Verdana" w:cs="Calibri"/>
          <w:sz w:val="22"/>
          <w:szCs w:val="22"/>
          <w:lang w:eastAsia="zh-CN"/>
        </w:rPr>
        <w:t xml:space="preserve">All Disputes in connection with this </w:t>
      </w:r>
      <w:r w:rsidR="00A12265">
        <w:rPr>
          <w:rFonts w:ascii="Verdana" w:hAnsi="Verdana" w:cs="Calibri"/>
          <w:sz w:val="22"/>
          <w:szCs w:val="22"/>
          <w:lang w:eastAsia="zh-CN"/>
        </w:rPr>
        <w:t xml:space="preserve">contract or the execution thereof shall be settled by friendly negotiation. If no settlement can be reached, the case in dispute shall then be submitted for arbitration as per Singapore International Arbitration Centre rules in effect at the time of applying for arbitration. The decision made by the arbitration tribunal shall be accepted as final and binding upon both parties. The fee for arbitration shall be borne by the losing party unless otherwise awarded by the tribunal. </w:t>
      </w:r>
    </w:p>
    <w:p w14:paraId="28A37C14" w14:textId="77777777" w:rsidR="00786B06" w:rsidRPr="008C5C34" w:rsidRDefault="00786B06" w:rsidP="00A12265">
      <w:pPr>
        <w:tabs>
          <w:tab w:val="left" w:pos="1800"/>
          <w:tab w:val="left" w:pos="2340"/>
        </w:tabs>
        <w:snapToGrid w:val="0"/>
        <w:spacing w:before="120" w:line="240" w:lineRule="auto"/>
        <w:jc w:val="both"/>
        <w:textAlignment w:val="baseline"/>
        <w:rPr>
          <w:rFonts w:ascii="Verdana" w:eastAsia="SimSun" w:hAnsi="Verdana" w:cs="Calibri"/>
          <w:sz w:val="22"/>
          <w:szCs w:val="22"/>
        </w:rPr>
      </w:pPr>
    </w:p>
    <w:p w14:paraId="67674032" w14:textId="1C974A2C" w:rsidR="00786B06" w:rsidRPr="00A12265" w:rsidRDefault="00A12265" w:rsidP="00A12265">
      <w:pPr>
        <w:pStyle w:val="ListParagraph1"/>
        <w:tabs>
          <w:tab w:val="left" w:pos="1440"/>
          <w:tab w:val="left" w:pos="2160"/>
          <w:tab w:val="left" w:pos="2880"/>
        </w:tabs>
        <w:snapToGrid w:val="0"/>
        <w:spacing w:before="120" w:line="240" w:lineRule="auto"/>
        <w:ind w:left="477"/>
        <w:jc w:val="both"/>
        <w:textAlignment w:val="baseline"/>
        <w:rPr>
          <w:rFonts w:ascii="Verdana" w:hAnsi="Verdana" w:cs="Calibri"/>
          <w:b/>
          <w:sz w:val="22"/>
          <w:szCs w:val="22"/>
          <w:u w:val="single" w:color="000000"/>
          <w:lang w:val="en-GB" w:eastAsia="zh-CN"/>
        </w:rPr>
      </w:pPr>
      <w:r>
        <w:rPr>
          <w:rFonts w:ascii="Verdana" w:hAnsi="Verdana" w:cs="Calibri"/>
          <w:b/>
          <w:sz w:val="22"/>
          <w:szCs w:val="22"/>
          <w:u w:val="single" w:color="000000"/>
          <w:lang w:val="en-GB" w:eastAsia="zh-CN"/>
        </w:rPr>
        <w:t>19</w:t>
      </w:r>
      <w:r w:rsidR="00E42445" w:rsidRPr="008C5C34">
        <w:rPr>
          <w:rFonts w:ascii="Verdana" w:hAnsi="Verdana" w:cs="Calibri"/>
          <w:b/>
          <w:sz w:val="22"/>
          <w:szCs w:val="22"/>
          <w:u w:val="single" w:color="000000"/>
          <w:lang w:val="en-GB" w:eastAsia="zh-CN"/>
        </w:rPr>
        <w:t>、</w:t>
      </w:r>
      <w:r w:rsidRPr="008C5C34">
        <w:rPr>
          <w:rFonts w:ascii="Verdana" w:hAnsi="Verdana" w:cs="Calibri"/>
          <w:b/>
          <w:sz w:val="22"/>
          <w:szCs w:val="22"/>
          <w:u w:val="single" w:color="000000"/>
          <w:lang w:val="en-GB" w:eastAsia="zh-CN"/>
        </w:rPr>
        <w:t>GENERAL</w:t>
      </w:r>
    </w:p>
    <w:p w14:paraId="24DFE15A" w14:textId="5A3EFF5A" w:rsidR="00786B06" w:rsidRPr="008C5C34" w:rsidRDefault="00E42445" w:rsidP="00A12265">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lastRenderedPageBreak/>
        <w:t>The validity of remaining provisions of the contract shall not be affected by a court, administrative board or other proceedings of competent jurisdiction deciding that any provision or part of this contract is illegal, unenforceable, in conflict with any or contrary to public pol</w:t>
      </w:r>
      <w:r w:rsidR="00A12265">
        <w:rPr>
          <w:rFonts w:ascii="Verdana" w:hAnsi="Verdana" w:cs="Calibri"/>
          <w:sz w:val="22"/>
          <w:szCs w:val="22"/>
          <w:lang w:eastAsia="zh-CN"/>
        </w:rPr>
        <w:t xml:space="preserve">icy. In such event the parties shall, by amendment </w:t>
      </w:r>
      <w:r w:rsidRPr="008C5C34">
        <w:rPr>
          <w:rFonts w:ascii="Verdana" w:hAnsi="Verdana" w:cs="Calibri"/>
          <w:sz w:val="22"/>
          <w:szCs w:val="22"/>
          <w:lang w:eastAsia="zh-CN"/>
        </w:rPr>
        <w:t>to public act, properly replace such provisions by a reasonable new provision or provisions which, as far as legally possible approximate what the parties intended by such original provision and the purpose thereof.</w:t>
      </w:r>
    </w:p>
    <w:p w14:paraId="3BD4F544"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58A4EC9C" w14:textId="53D2F050" w:rsidR="00786B06" w:rsidRPr="008C5C34" w:rsidRDefault="00786B06" w:rsidP="00A12265">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p>
    <w:p w14:paraId="4A16136F"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4BF45F57" w14:textId="0C9BEB6D" w:rsidR="00786B06" w:rsidRPr="00A12265" w:rsidRDefault="00A12265" w:rsidP="005A3B49">
      <w:pPr>
        <w:pStyle w:val="ListParagraph1"/>
        <w:tabs>
          <w:tab w:val="left" w:pos="583"/>
          <w:tab w:val="left" w:pos="1440"/>
          <w:tab w:val="left" w:pos="2160"/>
          <w:tab w:val="left" w:pos="2880"/>
        </w:tabs>
        <w:snapToGrid w:val="0"/>
        <w:spacing w:before="120" w:line="240" w:lineRule="auto"/>
        <w:ind w:left="0" w:firstLineChars="200" w:firstLine="449"/>
        <w:jc w:val="both"/>
        <w:textAlignment w:val="baseline"/>
        <w:rPr>
          <w:rFonts w:ascii="Verdana" w:hAnsi="Verdana" w:cs="Calibri"/>
          <w:b/>
          <w:bCs/>
          <w:sz w:val="22"/>
          <w:szCs w:val="22"/>
          <w:u w:val="single"/>
          <w:lang w:eastAsia="zh-CN"/>
        </w:rPr>
      </w:pPr>
      <w:r w:rsidRPr="00A12265">
        <w:rPr>
          <w:rFonts w:ascii="Verdana" w:hAnsi="Verdana" w:cs="Calibri"/>
          <w:b/>
          <w:bCs/>
          <w:sz w:val="22"/>
          <w:szCs w:val="22"/>
          <w:u w:val="single"/>
          <w:lang w:eastAsia="zh-CN"/>
        </w:rPr>
        <w:t>20</w:t>
      </w:r>
      <w:r w:rsidR="00E42445" w:rsidRPr="00A12265">
        <w:rPr>
          <w:rFonts w:ascii="Verdana" w:hAnsi="Verdana" w:cs="Calibri"/>
          <w:b/>
          <w:bCs/>
          <w:sz w:val="22"/>
          <w:szCs w:val="22"/>
          <w:u w:val="single"/>
          <w:lang w:eastAsia="zh-CN"/>
        </w:rPr>
        <w:t>、</w:t>
      </w:r>
      <w:r w:rsidRPr="00A12265">
        <w:rPr>
          <w:rFonts w:ascii="Verdana" w:hAnsi="Verdana" w:cs="Calibri"/>
          <w:b/>
          <w:bCs/>
          <w:sz w:val="22"/>
          <w:szCs w:val="22"/>
          <w:u w:val="single"/>
          <w:lang w:eastAsia="zh-CN"/>
        </w:rPr>
        <w:t>SANCTION CLAUSE</w:t>
      </w:r>
    </w:p>
    <w:p w14:paraId="78FA7A86" w14:textId="73052DAF"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For the purposes of this Clause:</w:t>
      </w:r>
    </w:p>
    <w:p w14:paraId="3C3B526D"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4AD6013B" w14:textId="77777777"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“Sanctioned Activity” means any activity, supply of goods, service, carriage, trade or</w:t>
      </w:r>
    </w:p>
    <w:p w14:paraId="0EFA01EA" w14:textId="2CF99BC3" w:rsidR="00786B06" w:rsidRPr="008C5C34" w:rsidRDefault="00A12265" w:rsidP="00A12265">
      <w:pPr>
        <w:pStyle w:val="ListParagraph1"/>
        <w:tabs>
          <w:tab w:val="left" w:pos="583"/>
          <w:tab w:val="left" w:pos="1440"/>
          <w:tab w:val="left" w:pos="2160"/>
          <w:tab w:val="left" w:pos="2880"/>
        </w:tabs>
        <w:snapToGrid w:val="0"/>
        <w:spacing w:before="120" w:line="240" w:lineRule="auto"/>
        <w:ind w:left="0"/>
        <w:jc w:val="both"/>
        <w:textAlignment w:val="baseline"/>
        <w:rPr>
          <w:rFonts w:ascii="Verdana" w:hAnsi="Verdana" w:cs="Calibri"/>
          <w:sz w:val="22"/>
          <w:szCs w:val="22"/>
          <w:lang w:eastAsia="zh-CN"/>
        </w:rPr>
      </w:pPr>
      <w:r>
        <w:rPr>
          <w:rFonts w:ascii="Verdana" w:hAnsi="Verdana" w:cs="Calibri"/>
          <w:sz w:val="22"/>
          <w:szCs w:val="22"/>
          <w:lang w:eastAsia="zh-CN"/>
        </w:rPr>
        <w:tab/>
      </w:r>
      <w:r w:rsidR="00E42445" w:rsidRPr="008C5C34">
        <w:rPr>
          <w:rFonts w:ascii="Verdana" w:hAnsi="Verdana" w:cs="Calibri"/>
          <w:sz w:val="22"/>
          <w:szCs w:val="22"/>
          <w:lang w:eastAsia="zh-CN"/>
        </w:rPr>
        <w:t>voyage subject to sanctions imposed by a Sanctioning Authority.</w:t>
      </w:r>
    </w:p>
    <w:p w14:paraId="258B2FE1" w14:textId="7B529A44"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“Sanctioning Authority” means the United Nations, United States of America,</w:t>
      </w:r>
    </w:p>
    <w:p w14:paraId="67B88182" w14:textId="3A71709A" w:rsidR="00786B06" w:rsidRPr="008C5C34" w:rsidRDefault="00A1226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Pr>
          <w:rFonts w:ascii="Verdana" w:hAnsi="Verdana" w:cs="Calibri"/>
          <w:sz w:val="22"/>
          <w:szCs w:val="22"/>
          <w:lang w:eastAsia="zh-CN"/>
        </w:rPr>
        <w:tab/>
      </w:r>
      <w:r w:rsidR="00E42445" w:rsidRPr="008C5C34">
        <w:rPr>
          <w:rFonts w:ascii="Verdana" w:hAnsi="Verdana" w:cs="Calibri"/>
          <w:sz w:val="22"/>
          <w:szCs w:val="22"/>
          <w:lang w:eastAsia="zh-CN"/>
        </w:rPr>
        <w:t>European Union, the People’s Republic of China, Russia, United Kingdom or any</w:t>
      </w:r>
    </w:p>
    <w:p w14:paraId="2C4D4FF7" w14:textId="5F3CCC2B" w:rsidR="00786B06" w:rsidRPr="008C5C34" w:rsidRDefault="00A12265" w:rsidP="00A12265">
      <w:pPr>
        <w:pStyle w:val="ListParagraph1"/>
        <w:tabs>
          <w:tab w:val="left" w:pos="583"/>
          <w:tab w:val="left" w:pos="1440"/>
          <w:tab w:val="left" w:pos="2160"/>
          <w:tab w:val="left" w:pos="2880"/>
        </w:tabs>
        <w:snapToGrid w:val="0"/>
        <w:spacing w:before="120" w:line="240" w:lineRule="auto"/>
        <w:ind w:left="0"/>
        <w:jc w:val="both"/>
        <w:textAlignment w:val="baseline"/>
        <w:rPr>
          <w:rFonts w:ascii="Verdana" w:hAnsi="Verdana" w:cs="Calibri"/>
          <w:sz w:val="22"/>
          <w:szCs w:val="22"/>
          <w:lang w:eastAsia="zh-CN"/>
        </w:rPr>
      </w:pPr>
      <w:r>
        <w:rPr>
          <w:rFonts w:ascii="Verdana" w:hAnsi="Verdana" w:cs="Calibri"/>
          <w:sz w:val="22"/>
          <w:szCs w:val="22"/>
          <w:lang w:eastAsia="zh-CN"/>
        </w:rPr>
        <w:tab/>
      </w:r>
      <w:r w:rsidR="00E42445" w:rsidRPr="008C5C34">
        <w:rPr>
          <w:rFonts w:ascii="Verdana" w:hAnsi="Verdana" w:cs="Calibri"/>
          <w:sz w:val="22"/>
          <w:szCs w:val="22"/>
          <w:lang w:eastAsia="zh-CN"/>
        </w:rPr>
        <w:t>other applicable competent authority or government.</w:t>
      </w:r>
    </w:p>
    <w:p w14:paraId="36C07ED6" w14:textId="18C1D609"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“Sanctioned Party” means any persons, entities, bodies, or vessels designated by a</w:t>
      </w:r>
    </w:p>
    <w:p w14:paraId="11CEB1CF" w14:textId="77777777"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Sanctioning Authority.</w:t>
      </w:r>
    </w:p>
    <w:p w14:paraId="1C373989"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0DA70C1F" w14:textId="28E74286" w:rsidR="00786B06" w:rsidRPr="008C5C34" w:rsidRDefault="0014581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Pr>
          <w:rFonts w:ascii="Verdana" w:hAnsi="Verdana" w:cs="Calibri"/>
          <w:sz w:val="22"/>
          <w:szCs w:val="22"/>
          <w:lang w:eastAsia="zh-CN"/>
        </w:rPr>
        <w:t xml:space="preserve">20.1 </w:t>
      </w:r>
      <w:r w:rsidR="00E42445" w:rsidRPr="008C5C34">
        <w:rPr>
          <w:rFonts w:ascii="Verdana" w:hAnsi="Verdana" w:cs="Calibri"/>
          <w:sz w:val="22"/>
          <w:szCs w:val="22"/>
          <w:lang w:eastAsia="zh-CN"/>
        </w:rPr>
        <w:t>The Buyer and the Seller each warrant that at the date of this Agreement and</w:t>
      </w:r>
    </w:p>
    <w:p w14:paraId="059890AB" w14:textId="344CA57C" w:rsidR="00786B06" w:rsidRPr="008C5C34" w:rsidRDefault="00E42445" w:rsidP="0014581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through</w:t>
      </w:r>
      <w:r w:rsidR="0014581B">
        <w:rPr>
          <w:rFonts w:ascii="Verdana" w:hAnsi="Verdana" w:cs="Calibri"/>
          <w:sz w:val="22"/>
          <w:szCs w:val="22"/>
          <w:lang w:eastAsia="zh-CN"/>
        </w:rPr>
        <w:t xml:space="preserve"> </w:t>
      </w:r>
      <w:r w:rsidRPr="008C5C34">
        <w:rPr>
          <w:rFonts w:ascii="Verdana" w:hAnsi="Verdana" w:cs="Calibri"/>
          <w:sz w:val="22"/>
          <w:szCs w:val="22"/>
          <w:lang w:eastAsia="zh-CN"/>
        </w:rPr>
        <w:t>out its duration they are not a Sanctioned Party.</w:t>
      </w:r>
    </w:p>
    <w:p w14:paraId="48F2B042"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2160C066" w14:textId="4315BEFC" w:rsidR="00786B06" w:rsidRPr="008C5C34" w:rsidRDefault="0014581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Pr>
          <w:rFonts w:ascii="Verdana" w:hAnsi="Verdana" w:cs="Calibri"/>
          <w:sz w:val="22"/>
          <w:szCs w:val="22"/>
          <w:lang w:eastAsia="zh-CN"/>
        </w:rPr>
        <w:t xml:space="preserve">20.2 </w:t>
      </w:r>
      <w:r w:rsidR="00E42445" w:rsidRPr="008C5C34">
        <w:rPr>
          <w:rFonts w:ascii="Verdana" w:hAnsi="Verdana" w:cs="Calibri"/>
          <w:sz w:val="22"/>
          <w:szCs w:val="22"/>
          <w:lang w:eastAsia="zh-CN"/>
        </w:rPr>
        <w:t>Notwithstanding any other provision of this clause or any other provision of this</w:t>
      </w:r>
    </w:p>
    <w:p w14:paraId="17C1DC87" w14:textId="77777777"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Agreement, neither Party shall be required to perform any obligations under this</w:t>
      </w:r>
    </w:p>
    <w:p w14:paraId="0335E7DC" w14:textId="7B755B03"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Agreement</w:t>
      </w:r>
      <w:r w:rsidR="0014581B">
        <w:rPr>
          <w:rFonts w:ascii="Verdana" w:hAnsi="Verdana" w:cs="Calibri"/>
          <w:sz w:val="22"/>
          <w:szCs w:val="22"/>
          <w:lang w:eastAsia="zh-CN"/>
        </w:rPr>
        <w:t>,</w:t>
      </w:r>
      <w:r w:rsidRPr="008C5C34">
        <w:rPr>
          <w:rFonts w:ascii="Verdana" w:hAnsi="Verdana" w:cs="Calibri"/>
          <w:sz w:val="22"/>
          <w:szCs w:val="22"/>
          <w:lang w:eastAsia="zh-CN"/>
        </w:rPr>
        <w:t xml:space="preserve"> which constitutes a Sanctioned Activity or would expose it to the risk of</w:t>
      </w:r>
    </w:p>
    <w:p w14:paraId="460C9AF8" w14:textId="77777777" w:rsidR="00786B06" w:rsidRPr="008C5C34" w:rsidRDefault="00E42445" w:rsidP="0014581B">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t>designation or punitive measures pursuant to any sanctions imposed by the Sanctioning Authority.</w:t>
      </w:r>
    </w:p>
    <w:p w14:paraId="1BA1434C"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149F7056" w14:textId="137CE2BF" w:rsidR="00786B06" w:rsidRPr="008C5C34" w:rsidRDefault="001C1A0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Pr>
          <w:rFonts w:ascii="Verdana" w:hAnsi="Verdana" w:cs="Calibri"/>
          <w:sz w:val="22"/>
          <w:szCs w:val="22"/>
          <w:lang w:eastAsia="zh-CN"/>
        </w:rPr>
        <w:t>20</w:t>
      </w:r>
      <w:r w:rsidR="00E42445" w:rsidRPr="008C5C34">
        <w:rPr>
          <w:rFonts w:ascii="Verdana" w:hAnsi="Verdana" w:cs="Calibri"/>
          <w:sz w:val="22"/>
          <w:szCs w:val="22"/>
          <w:lang w:eastAsia="zh-CN"/>
        </w:rPr>
        <w:t>.3</w:t>
      </w:r>
      <w:r w:rsidR="00E42445" w:rsidRPr="008C5C34">
        <w:rPr>
          <w:rFonts w:ascii="Verdana" w:hAnsi="Verdana" w:cs="Calibri"/>
          <w:sz w:val="22"/>
          <w:szCs w:val="22"/>
          <w:lang w:eastAsia="zh-CN"/>
        </w:rPr>
        <w:t>、</w:t>
      </w:r>
      <w:r w:rsidR="00E42445" w:rsidRPr="008C5C34">
        <w:rPr>
          <w:rFonts w:ascii="Verdana" w:hAnsi="Verdana" w:cs="Calibri"/>
          <w:sz w:val="22"/>
          <w:szCs w:val="22"/>
          <w:lang w:eastAsia="zh-CN"/>
        </w:rPr>
        <w:t>If at any time during the performance of this Agreement, either Party becomes</w:t>
      </w:r>
    </w:p>
    <w:p w14:paraId="37F2A2DE" w14:textId="6B9EB089" w:rsidR="00786B06" w:rsidRPr="008C5C34" w:rsidRDefault="00E42445" w:rsidP="001C1A0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aware that:</w:t>
      </w:r>
    </w:p>
    <w:p w14:paraId="725EF81C" w14:textId="77777777" w:rsidR="00786B06" w:rsidRPr="008C5C34" w:rsidRDefault="00786B06">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p>
    <w:p w14:paraId="5EB60CE6" w14:textId="0EFA2048" w:rsidR="00786B06" w:rsidRPr="001C1A0B" w:rsidRDefault="00E42445" w:rsidP="001C1A0B">
      <w:pPr>
        <w:pStyle w:val="ListParagraph1"/>
        <w:numPr>
          <w:ilvl w:val="0"/>
          <w:numId w:val="4"/>
        </w:numPr>
        <w:tabs>
          <w:tab w:val="clear" w:pos="840"/>
          <w:tab w:val="left" w:pos="583"/>
          <w:tab w:val="left" w:pos="1440"/>
          <w:tab w:val="left" w:pos="2160"/>
          <w:tab w:val="left" w:pos="2880"/>
        </w:tabs>
        <w:adjustRightInd w:val="0"/>
        <w:snapToGrid w:val="0"/>
        <w:spacing w:before="120" w:after="0" w:line="240" w:lineRule="auto"/>
        <w:ind w:left="0" w:firstLineChars="200" w:firstLine="440"/>
        <w:jc w:val="both"/>
        <w:textAlignment w:val="baseline"/>
        <w:outlineLvl w:val="0"/>
        <w:rPr>
          <w:rFonts w:ascii="Verdana" w:hAnsi="Verdana" w:cs="Calibri"/>
          <w:sz w:val="22"/>
          <w:szCs w:val="22"/>
          <w:lang w:eastAsia="zh-CN"/>
        </w:rPr>
      </w:pPr>
      <w:r w:rsidRPr="008C5C34">
        <w:rPr>
          <w:rFonts w:ascii="Verdana" w:hAnsi="Verdana" w:cs="Calibri"/>
          <w:sz w:val="22"/>
          <w:szCs w:val="22"/>
          <w:lang w:eastAsia="zh-CN"/>
        </w:rPr>
        <w:t>A Party is in breach of paragraph 1 of this clause; or</w:t>
      </w:r>
    </w:p>
    <w:p w14:paraId="5528F30C" w14:textId="44FF21E3" w:rsidR="00786B06" w:rsidRPr="001C1A0B" w:rsidRDefault="00E42445" w:rsidP="001C1A0B">
      <w:pPr>
        <w:pStyle w:val="ListParagraph1"/>
        <w:numPr>
          <w:ilvl w:val="0"/>
          <w:numId w:val="4"/>
        </w:numPr>
        <w:tabs>
          <w:tab w:val="clear" w:pos="840"/>
          <w:tab w:val="left" w:pos="583"/>
          <w:tab w:val="left" w:pos="1440"/>
          <w:tab w:val="left" w:pos="2160"/>
          <w:tab w:val="left" w:pos="2880"/>
        </w:tabs>
        <w:adjustRightInd w:val="0"/>
        <w:snapToGrid w:val="0"/>
        <w:spacing w:before="120" w:after="0" w:line="240" w:lineRule="auto"/>
        <w:ind w:left="0" w:firstLineChars="200" w:firstLine="440"/>
        <w:jc w:val="both"/>
        <w:textAlignment w:val="baseline"/>
        <w:outlineLvl w:val="0"/>
        <w:rPr>
          <w:rFonts w:ascii="Verdana" w:hAnsi="Verdana" w:cs="Calibri"/>
          <w:sz w:val="22"/>
          <w:szCs w:val="22"/>
          <w:lang w:eastAsia="zh-CN"/>
        </w:rPr>
      </w:pPr>
      <w:r w:rsidRPr="008C5C34">
        <w:rPr>
          <w:rFonts w:ascii="Verdana" w:hAnsi="Verdana" w:cs="Calibri"/>
          <w:sz w:val="22"/>
          <w:szCs w:val="22"/>
          <w:lang w:eastAsia="zh-CN"/>
        </w:rPr>
        <w:t>A Party becomes exposed to the risk of designation or to other punitive measures imposed by a Sanctioning Authority; or</w:t>
      </w:r>
    </w:p>
    <w:p w14:paraId="1F0104F4" w14:textId="0AC3CCC5" w:rsidR="00786B06" w:rsidRPr="008C5C34" w:rsidRDefault="00E42445">
      <w:pPr>
        <w:pStyle w:val="ListParagraph1"/>
        <w:numPr>
          <w:ilvl w:val="0"/>
          <w:numId w:val="4"/>
        </w:numPr>
        <w:tabs>
          <w:tab w:val="clear" w:pos="840"/>
          <w:tab w:val="left" w:pos="583"/>
          <w:tab w:val="left" w:pos="1440"/>
          <w:tab w:val="left" w:pos="2160"/>
          <w:tab w:val="left" w:pos="2880"/>
        </w:tabs>
        <w:adjustRightInd w:val="0"/>
        <w:snapToGrid w:val="0"/>
        <w:spacing w:before="120" w:after="0" w:line="240" w:lineRule="auto"/>
        <w:ind w:left="0" w:firstLineChars="200" w:firstLine="440"/>
        <w:jc w:val="both"/>
        <w:textAlignment w:val="baseline"/>
        <w:outlineLvl w:val="0"/>
        <w:rPr>
          <w:rFonts w:ascii="Verdana" w:hAnsi="Verdana" w:cs="Calibri"/>
          <w:sz w:val="22"/>
          <w:szCs w:val="22"/>
          <w:lang w:eastAsia="zh-CN"/>
        </w:rPr>
      </w:pPr>
      <w:r w:rsidRPr="008C5C34">
        <w:rPr>
          <w:rFonts w:ascii="Verdana" w:hAnsi="Verdana" w:cs="Calibri"/>
          <w:sz w:val="22"/>
          <w:szCs w:val="22"/>
          <w:lang w:eastAsia="zh-CN"/>
        </w:rPr>
        <w:t>A Party’s performance of this Agreement shall be materially affected by reason of</w:t>
      </w:r>
      <w:r w:rsidR="001C1A0B">
        <w:rPr>
          <w:rFonts w:ascii="Verdana" w:hAnsi="Verdana" w:cs="Calibri"/>
          <w:sz w:val="22"/>
          <w:szCs w:val="22"/>
          <w:lang w:eastAsia="zh-CN"/>
        </w:rPr>
        <w:t xml:space="preserve"> </w:t>
      </w:r>
      <w:r w:rsidRPr="008C5C34">
        <w:rPr>
          <w:rFonts w:ascii="Verdana" w:hAnsi="Verdana" w:cs="Calibri"/>
          <w:sz w:val="22"/>
          <w:szCs w:val="22"/>
          <w:lang w:eastAsia="zh-CN"/>
        </w:rPr>
        <w:t>sanctions imposed by a Sanctioning Authority, including but not limited to:</w:t>
      </w:r>
    </w:p>
    <w:p w14:paraId="250A05E0" w14:textId="2946502F" w:rsidR="00786B06" w:rsidRPr="008C5C34" w:rsidRDefault="00E42445" w:rsidP="001C1A0B">
      <w:pPr>
        <w:pStyle w:val="ListParagraph1"/>
        <w:numPr>
          <w:ilvl w:val="255"/>
          <w:numId w:val="0"/>
        </w:numPr>
        <w:tabs>
          <w:tab w:val="left" w:pos="583"/>
          <w:tab w:val="left" w:pos="1440"/>
          <w:tab w:val="left" w:pos="2160"/>
          <w:tab w:val="left" w:pos="2880"/>
        </w:tabs>
        <w:adjustRightInd w:val="0"/>
        <w:snapToGrid w:val="0"/>
        <w:spacing w:before="120" w:after="0" w:line="240" w:lineRule="auto"/>
        <w:ind w:firstLineChars="200" w:firstLine="440"/>
        <w:jc w:val="both"/>
        <w:textAlignment w:val="baseline"/>
        <w:outlineLvl w:val="0"/>
        <w:rPr>
          <w:rFonts w:ascii="Verdana" w:hAnsi="Verdana" w:cs="Calibri"/>
          <w:sz w:val="22"/>
          <w:szCs w:val="22"/>
          <w:lang w:eastAsia="zh-CN"/>
        </w:rPr>
      </w:pPr>
      <w:r w:rsidRPr="008C5C34">
        <w:rPr>
          <w:rFonts w:ascii="Verdana" w:hAnsi="Verdana" w:cs="Calibri"/>
          <w:sz w:val="22"/>
          <w:szCs w:val="22"/>
          <w:lang w:eastAsia="zh-CN"/>
        </w:rPr>
        <w:t xml:space="preserve">Its or its supplier’s ability to make or take delivery of goods as may be required under the </w:t>
      </w:r>
      <w:proofErr w:type="gramStart"/>
      <w:r w:rsidRPr="008C5C34">
        <w:rPr>
          <w:rFonts w:ascii="Verdana" w:hAnsi="Verdana" w:cs="Calibri"/>
          <w:sz w:val="22"/>
          <w:szCs w:val="22"/>
          <w:lang w:eastAsia="zh-CN"/>
        </w:rPr>
        <w:t>Agreement;</w:t>
      </w:r>
      <w:proofErr w:type="gramEnd"/>
    </w:p>
    <w:p w14:paraId="0C902A4F" w14:textId="77777777"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Its ability to arrange or receive payments as may be required under the</w:t>
      </w:r>
    </w:p>
    <w:p w14:paraId="11B3DA90" w14:textId="77777777"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Agreement; or</w:t>
      </w:r>
    </w:p>
    <w:p w14:paraId="02CC46A1" w14:textId="77777777" w:rsidR="001C1A0B" w:rsidRDefault="00E42445" w:rsidP="001C1A0B">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sidRPr="008C5C34">
        <w:rPr>
          <w:rFonts w:ascii="Verdana" w:hAnsi="Verdana" w:cs="Calibri"/>
          <w:sz w:val="22"/>
          <w:szCs w:val="22"/>
          <w:lang w:eastAsia="zh-CN"/>
        </w:rPr>
        <w:t>Its ability to insure and/or transport the goods to be delivered by the Seller to the Buyer pursuan</w:t>
      </w:r>
      <w:r w:rsidR="001C1A0B">
        <w:rPr>
          <w:rFonts w:ascii="Verdana" w:hAnsi="Verdana" w:cs="Calibri"/>
          <w:sz w:val="22"/>
          <w:szCs w:val="22"/>
          <w:lang w:eastAsia="zh-CN"/>
        </w:rPr>
        <w:t xml:space="preserve">t to the terms of the </w:t>
      </w:r>
      <w:proofErr w:type="gramStart"/>
      <w:r w:rsidR="001C1A0B">
        <w:rPr>
          <w:rFonts w:ascii="Verdana" w:hAnsi="Verdana" w:cs="Calibri"/>
          <w:sz w:val="22"/>
          <w:szCs w:val="22"/>
          <w:lang w:eastAsia="zh-CN"/>
        </w:rPr>
        <w:t>Agreement;</w:t>
      </w:r>
      <w:proofErr w:type="gramEnd"/>
      <w:r w:rsidR="001C1A0B">
        <w:rPr>
          <w:rFonts w:ascii="Verdana" w:hAnsi="Verdana" w:cs="Calibri"/>
          <w:sz w:val="22"/>
          <w:szCs w:val="22"/>
          <w:lang w:eastAsia="zh-CN"/>
        </w:rPr>
        <w:t xml:space="preserve"> </w:t>
      </w:r>
    </w:p>
    <w:p w14:paraId="2BB04A00" w14:textId="77777777" w:rsidR="001C1A0B" w:rsidRDefault="001C1A0B" w:rsidP="001C1A0B">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p>
    <w:p w14:paraId="3B37A64C" w14:textId="7ED552E6" w:rsidR="00786B06" w:rsidRPr="008C5C34" w:rsidRDefault="001C1A0B" w:rsidP="001C1A0B">
      <w:pPr>
        <w:pStyle w:val="ListParagraph1"/>
        <w:tabs>
          <w:tab w:val="left" w:pos="583"/>
          <w:tab w:val="left" w:pos="1440"/>
          <w:tab w:val="left" w:pos="2160"/>
          <w:tab w:val="left" w:pos="2880"/>
        </w:tabs>
        <w:snapToGrid w:val="0"/>
        <w:spacing w:before="120" w:line="240" w:lineRule="auto"/>
        <w:ind w:left="420" w:firstLineChars="9" w:firstLine="20"/>
        <w:jc w:val="both"/>
        <w:textAlignment w:val="baseline"/>
        <w:rPr>
          <w:rFonts w:ascii="Verdana" w:hAnsi="Verdana" w:cs="Calibri"/>
          <w:sz w:val="22"/>
          <w:szCs w:val="22"/>
          <w:lang w:eastAsia="zh-CN"/>
        </w:rPr>
      </w:pPr>
      <w:r>
        <w:rPr>
          <w:rFonts w:ascii="Verdana" w:hAnsi="Verdana" w:cs="Calibri"/>
          <w:sz w:val="22"/>
          <w:szCs w:val="22"/>
          <w:lang w:eastAsia="zh-CN"/>
        </w:rPr>
        <w:t>T</w:t>
      </w:r>
      <w:r w:rsidR="00E42445" w:rsidRPr="008C5C34">
        <w:rPr>
          <w:rFonts w:ascii="Verdana" w:hAnsi="Verdana" w:cs="Calibri"/>
          <w:sz w:val="22"/>
          <w:szCs w:val="22"/>
          <w:lang w:eastAsia="zh-CN"/>
        </w:rPr>
        <w:t>hen notwithstanding to any clause or provision to the contrary in this Agreement,</w:t>
      </w:r>
      <w:r>
        <w:rPr>
          <w:rFonts w:ascii="Verdana" w:hAnsi="Verdana" w:cs="Calibri"/>
          <w:sz w:val="22"/>
          <w:szCs w:val="22"/>
          <w:lang w:eastAsia="zh-CN"/>
        </w:rPr>
        <w:t xml:space="preserve"> </w:t>
      </w:r>
      <w:r w:rsidR="00E42445" w:rsidRPr="008C5C34">
        <w:rPr>
          <w:rFonts w:ascii="Verdana" w:hAnsi="Verdana" w:cs="Calibri"/>
          <w:sz w:val="22"/>
          <w:szCs w:val="22"/>
          <w:lang w:eastAsia="zh-CN"/>
        </w:rPr>
        <w:t>such Party may, by written notice to the other Party:</w:t>
      </w:r>
    </w:p>
    <w:p w14:paraId="60F38155" w14:textId="07984DD3"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lastRenderedPageBreak/>
        <w:t>a.</w:t>
      </w:r>
      <w:r w:rsidR="001C1A0B">
        <w:rPr>
          <w:rFonts w:ascii="Verdana" w:hAnsi="Verdana" w:cs="Calibri"/>
          <w:sz w:val="22"/>
          <w:szCs w:val="22"/>
          <w:lang w:eastAsia="zh-CN"/>
        </w:rPr>
        <w:t xml:space="preserve"> S</w:t>
      </w:r>
      <w:r w:rsidRPr="008C5C34">
        <w:rPr>
          <w:rFonts w:ascii="Verdana" w:hAnsi="Verdana" w:cs="Calibri"/>
          <w:sz w:val="22"/>
          <w:szCs w:val="22"/>
          <w:lang w:eastAsia="zh-CN"/>
        </w:rPr>
        <w:t>uspend performance until such time as the notifying Party may lawfully perform</w:t>
      </w:r>
    </w:p>
    <w:p w14:paraId="65AC19ED" w14:textId="0B5E262E" w:rsidR="00786B06" w:rsidRPr="008C5C34" w:rsidRDefault="00F57EDF" w:rsidP="001C1A0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Pr>
          <w:rFonts w:ascii="Verdana" w:hAnsi="Verdana" w:cs="Calibri"/>
          <w:sz w:val="22"/>
          <w:szCs w:val="22"/>
          <w:lang w:eastAsia="zh-CN"/>
        </w:rPr>
        <w:tab/>
      </w:r>
      <w:r w:rsidR="00E42445" w:rsidRPr="008C5C34">
        <w:rPr>
          <w:rFonts w:ascii="Verdana" w:hAnsi="Verdana" w:cs="Calibri"/>
          <w:sz w:val="22"/>
          <w:szCs w:val="22"/>
          <w:lang w:eastAsia="zh-CN"/>
        </w:rPr>
        <w:t>this Agreement; and/or</w:t>
      </w:r>
    </w:p>
    <w:p w14:paraId="166B81A0" w14:textId="72FD29ED" w:rsidR="00786B06" w:rsidRPr="008C5C34" w:rsidRDefault="00E42445">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sidRPr="008C5C34">
        <w:rPr>
          <w:rFonts w:ascii="Verdana" w:hAnsi="Verdana" w:cs="Calibri"/>
          <w:sz w:val="22"/>
          <w:szCs w:val="22"/>
          <w:lang w:eastAsia="zh-CN"/>
        </w:rPr>
        <w:t>b.</w:t>
      </w:r>
      <w:r w:rsidR="001C1A0B">
        <w:rPr>
          <w:rFonts w:ascii="Verdana" w:hAnsi="Verdana" w:cs="Calibri"/>
          <w:sz w:val="22"/>
          <w:szCs w:val="22"/>
          <w:lang w:eastAsia="zh-CN"/>
        </w:rPr>
        <w:t xml:space="preserve"> T</w:t>
      </w:r>
      <w:r w:rsidRPr="008C5C34">
        <w:rPr>
          <w:rFonts w:ascii="Verdana" w:hAnsi="Verdana" w:cs="Calibri"/>
          <w:sz w:val="22"/>
          <w:szCs w:val="22"/>
          <w:lang w:eastAsia="zh-CN"/>
        </w:rPr>
        <w:t>erminate this Agreement upon the relevant Sanctioned Activity continuing for 15</w:t>
      </w:r>
    </w:p>
    <w:p w14:paraId="35589983" w14:textId="753E4C86" w:rsidR="00786B06" w:rsidRPr="008C5C34" w:rsidRDefault="001C1A0B" w:rsidP="001C1A0B">
      <w:pPr>
        <w:pStyle w:val="ListParagraph1"/>
        <w:tabs>
          <w:tab w:val="left" w:pos="583"/>
          <w:tab w:val="left" w:pos="1440"/>
          <w:tab w:val="left" w:pos="2160"/>
          <w:tab w:val="left" w:pos="2880"/>
        </w:tabs>
        <w:snapToGrid w:val="0"/>
        <w:spacing w:before="120" w:line="240" w:lineRule="auto"/>
        <w:ind w:left="0"/>
        <w:jc w:val="both"/>
        <w:textAlignment w:val="baseline"/>
        <w:rPr>
          <w:rFonts w:ascii="Verdana" w:hAnsi="Verdana" w:cs="Calibri"/>
          <w:sz w:val="22"/>
          <w:szCs w:val="22"/>
          <w:lang w:eastAsia="zh-CN"/>
        </w:rPr>
      </w:pPr>
      <w:r>
        <w:rPr>
          <w:rFonts w:ascii="Verdana" w:hAnsi="Verdana" w:cs="Calibri"/>
          <w:sz w:val="22"/>
          <w:szCs w:val="22"/>
          <w:lang w:eastAsia="zh-CN"/>
        </w:rPr>
        <w:tab/>
      </w:r>
      <w:r w:rsidR="00E42445" w:rsidRPr="008C5C34">
        <w:rPr>
          <w:rFonts w:ascii="Verdana" w:hAnsi="Verdana" w:cs="Calibri"/>
          <w:sz w:val="22"/>
          <w:szCs w:val="22"/>
          <w:lang w:eastAsia="zh-CN"/>
        </w:rPr>
        <w:t>consecutive calendar days. In the event of suspension of performance, neither Party</w:t>
      </w:r>
    </w:p>
    <w:p w14:paraId="23060DE2" w14:textId="58DA35C4" w:rsidR="00786B06" w:rsidRPr="008C5C34" w:rsidRDefault="001C1A0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Pr>
          <w:rFonts w:ascii="Verdana" w:hAnsi="Verdana" w:cs="Calibri"/>
          <w:sz w:val="22"/>
          <w:szCs w:val="22"/>
          <w:lang w:eastAsia="zh-CN"/>
        </w:rPr>
        <w:tab/>
      </w:r>
      <w:r w:rsidR="00E42445" w:rsidRPr="008C5C34">
        <w:rPr>
          <w:rFonts w:ascii="Verdana" w:hAnsi="Verdana" w:cs="Calibri"/>
          <w:sz w:val="22"/>
          <w:szCs w:val="22"/>
          <w:lang w:eastAsia="zh-CN"/>
        </w:rPr>
        <w:t>are liable to the other Party for loss and damages arising from and/or in connection to</w:t>
      </w:r>
    </w:p>
    <w:p w14:paraId="3A4F6208" w14:textId="464D95EA" w:rsidR="00786B06" w:rsidRPr="008C5C34" w:rsidRDefault="001C1A0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Pr>
          <w:rFonts w:ascii="Verdana" w:hAnsi="Verdana" w:cs="Calibri"/>
          <w:sz w:val="22"/>
          <w:szCs w:val="22"/>
          <w:lang w:eastAsia="zh-CN"/>
        </w:rPr>
        <w:tab/>
      </w:r>
      <w:r w:rsidR="00E42445" w:rsidRPr="008C5C34">
        <w:rPr>
          <w:rFonts w:ascii="Verdana" w:hAnsi="Verdana" w:cs="Calibri"/>
          <w:sz w:val="22"/>
          <w:szCs w:val="22"/>
          <w:lang w:eastAsia="zh-CN"/>
        </w:rPr>
        <w:t>the events set out in this paragraph. In the event of termination, the Parties are</w:t>
      </w:r>
    </w:p>
    <w:p w14:paraId="127098F6" w14:textId="297D198F" w:rsidR="00786B06" w:rsidRPr="008C5C34" w:rsidRDefault="001C1A0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Pr>
          <w:rFonts w:ascii="Verdana" w:hAnsi="Verdana" w:cs="Calibri"/>
          <w:sz w:val="22"/>
          <w:szCs w:val="22"/>
          <w:lang w:eastAsia="zh-CN"/>
        </w:rPr>
        <w:tab/>
      </w:r>
      <w:r w:rsidR="00E42445" w:rsidRPr="008C5C34">
        <w:rPr>
          <w:rFonts w:ascii="Verdana" w:hAnsi="Verdana" w:cs="Calibri"/>
          <w:sz w:val="22"/>
          <w:szCs w:val="22"/>
          <w:lang w:eastAsia="zh-CN"/>
        </w:rPr>
        <w:t>mutually released from further obligations and liabilities of the Agreement, including</w:t>
      </w:r>
    </w:p>
    <w:p w14:paraId="5C475FF5" w14:textId="2D8EBA23" w:rsidR="00786B06" w:rsidRDefault="001C1A0B" w:rsidP="006B623B">
      <w:pPr>
        <w:pStyle w:val="ListParagraph1"/>
        <w:tabs>
          <w:tab w:val="left" w:pos="583"/>
          <w:tab w:val="left" w:pos="1440"/>
          <w:tab w:val="left" w:pos="2160"/>
          <w:tab w:val="left" w:pos="2880"/>
        </w:tabs>
        <w:snapToGrid w:val="0"/>
        <w:spacing w:before="120" w:line="240" w:lineRule="auto"/>
        <w:ind w:left="0" w:firstLineChars="200" w:firstLine="440"/>
        <w:jc w:val="both"/>
        <w:textAlignment w:val="baseline"/>
        <w:rPr>
          <w:rFonts w:ascii="Verdana" w:hAnsi="Verdana" w:cs="Calibri"/>
          <w:sz w:val="22"/>
          <w:szCs w:val="22"/>
          <w:lang w:eastAsia="zh-CN"/>
        </w:rPr>
      </w:pPr>
      <w:r>
        <w:rPr>
          <w:rFonts w:ascii="Verdana" w:hAnsi="Verdana" w:cs="Calibri"/>
          <w:sz w:val="22"/>
          <w:szCs w:val="22"/>
          <w:lang w:eastAsia="zh-CN"/>
        </w:rPr>
        <w:tab/>
      </w:r>
      <w:r w:rsidR="00E42445" w:rsidRPr="008C5C34">
        <w:rPr>
          <w:rFonts w:ascii="Verdana" w:hAnsi="Verdana" w:cs="Calibri"/>
          <w:sz w:val="22"/>
          <w:szCs w:val="22"/>
          <w:lang w:eastAsia="zh-CN"/>
        </w:rPr>
        <w:t>payment obligation for goods already delivered.</w:t>
      </w:r>
    </w:p>
    <w:p w14:paraId="21D61B75" w14:textId="77777777" w:rsidR="00F57EDF" w:rsidRDefault="00F57EDF" w:rsidP="00F57EDF">
      <w:pPr>
        <w:pStyle w:val="ListParagraph1"/>
        <w:tabs>
          <w:tab w:val="left" w:pos="583"/>
          <w:tab w:val="left" w:pos="1440"/>
          <w:tab w:val="left" w:pos="2160"/>
          <w:tab w:val="left" w:pos="2880"/>
        </w:tabs>
        <w:snapToGrid w:val="0"/>
        <w:spacing w:before="120" w:line="240" w:lineRule="auto"/>
        <w:ind w:left="0"/>
        <w:jc w:val="both"/>
        <w:textAlignment w:val="baseline"/>
        <w:rPr>
          <w:rFonts w:ascii="Verdana" w:hAnsi="Verdana" w:cs="Calibri"/>
          <w:sz w:val="22"/>
          <w:szCs w:val="22"/>
          <w:lang w:eastAsia="zh-CN"/>
        </w:rPr>
      </w:pPr>
    </w:p>
    <w:p w14:paraId="2DE8214F" w14:textId="7BA4B2BA" w:rsidR="00F57EDF" w:rsidRPr="00F57EDF" w:rsidRDefault="00F57EDF" w:rsidP="00F57EDF">
      <w:pPr>
        <w:pStyle w:val="ListParagraph1"/>
        <w:tabs>
          <w:tab w:val="left" w:pos="583"/>
          <w:tab w:val="left" w:pos="1440"/>
          <w:tab w:val="left" w:pos="2160"/>
          <w:tab w:val="left" w:pos="2880"/>
        </w:tabs>
        <w:snapToGrid w:val="0"/>
        <w:spacing w:before="120" w:line="240" w:lineRule="auto"/>
        <w:ind w:left="0"/>
        <w:jc w:val="both"/>
        <w:textAlignment w:val="baseline"/>
        <w:rPr>
          <w:rFonts w:ascii="Verdana" w:hAnsi="Verdana" w:cs="Calibri"/>
          <w:b/>
          <w:sz w:val="22"/>
          <w:szCs w:val="22"/>
          <w:u w:val="single"/>
          <w:lang w:eastAsia="zh-CN"/>
        </w:rPr>
      </w:pPr>
      <w:r>
        <w:rPr>
          <w:rFonts w:ascii="Verdana" w:hAnsi="Verdana" w:cs="Calibri"/>
          <w:sz w:val="22"/>
          <w:szCs w:val="22"/>
          <w:lang w:eastAsia="zh-CN"/>
        </w:rPr>
        <w:tab/>
      </w:r>
      <w:r w:rsidRPr="00F57EDF">
        <w:rPr>
          <w:rFonts w:ascii="Verdana" w:hAnsi="Verdana" w:cs="Calibri"/>
          <w:b/>
          <w:sz w:val="22"/>
          <w:szCs w:val="22"/>
          <w:u w:val="single"/>
          <w:lang w:eastAsia="zh-CN"/>
        </w:rPr>
        <w:t>21</w:t>
      </w:r>
      <w:r w:rsidR="00B244C8">
        <w:rPr>
          <w:rFonts w:ascii="Verdana" w:hAnsi="Verdana" w:cs="Calibri"/>
          <w:b/>
          <w:sz w:val="22"/>
          <w:szCs w:val="22"/>
          <w:u w:val="single"/>
          <w:lang w:eastAsia="zh-CN"/>
        </w:rPr>
        <w:t>.</w:t>
      </w:r>
      <w:r w:rsidRPr="00F57EDF">
        <w:rPr>
          <w:rFonts w:ascii="Verdana" w:hAnsi="Verdana" w:cs="Calibri"/>
          <w:b/>
          <w:sz w:val="22"/>
          <w:szCs w:val="22"/>
          <w:u w:val="single"/>
          <w:lang w:eastAsia="zh-CN"/>
        </w:rPr>
        <w:t xml:space="preserve"> NON-CIRCUMVENTION AND NON-DISCLOSURE:</w:t>
      </w:r>
    </w:p>
    <w:p w14:paraId="01057460" w14:textId="77777777" w:rsidR="00F57EDF" w:rsidRPr="00B244C8" w:rsidRDefault="00F57EDF" w:rsidP="00F57EDF">
      <w:pPr>
        <w:spacing w:after="0" w:line="240" w:lineRule="auto"/>
        <w:jc w:val="both"/>
        <w:rPr>
          <w:rFonts w:ascii="Verdana" w:hAnsi="Verdana"/>
          <w:sz w:val="22"/>
          <w:szCs w:val="22"/>
        </w:rPr>
      </w:pPr>
      <w:proofErr w:type="gramStart"/>
      <w:r w:rsidRPr="00B244C8">
        <w:rPr>
          <w:rFonts w:ascii="Verdana" w:hAnsi="Verdana" w:cs="Script MT Bold"/>
          <w:sz w:val="22"/>
          <w:szCs w:val="22"/>
        </w:rPr>
        <w:t>W</w:t>
      </w:r>
      <w:r w:rsidRPr="00B244C8">
        <w:rPr>
          <w:rFonts w:ascii="Verdana" w:hAnsi="Verdana"/>
          <w:sz w:val="22"/>
          <w:szCs w:val="22"/>
        </w:rPr>
        <w:t>hereas,</w:t>
      </w:r>
      <w:proofErr w:type="gramEnd"/>
      <w:r w:rsidRPr="00B244C8">
        <w:rPr>
          <w:rFonts w:ascii="Verdana" w:hAnsi="Verdana"/>
          <w:sz w:val="22"/>
          <w:szCs w:val="22"/>
        </w:rPr>
        <w:t xml:space="preserve"> the undersigned parties are mutually desirous of doing business with respect to the arranging, consulting, selling and buying and in cooperation with one another and with third parties for their mutual benefit. The documents which are going to follow this agreement like letters of intent, full corporate offers, bank comfort letters, contract terms and conditions, banking details or pre-advised payment instruments and/or any information contained in such documents will not be passed, under any circumstance, onto another intermediary or broker or trader or whatever company or private persons who are not end buyers or end suppliers without prior specific written consent of the party(s) providing such information.</w:t>
      </w:r>
    </w:p>
    <w:p w14:paraId="494E3F25" w14:textId="77777777" w:rsidR="00F57EDF" w:rsidRPr="00B244C8" w:rsidRDefault="00F57EDF" w:rsidP="00F57EDF">
      <w:pPr>
        <w:spacing w:after="0" w:line="240" w:lineRule="auto"/>
        <w:jc w:val="both"/>
        <w:rPr>
          <w:rFonts w:ascii="Verdana" w:hAnsi="Verdana"/>
          <w:sz w:val="22"/>
          <w:szCs w:val="22"/>
        </w:rPr>
      </w:pPr>
    </w:p>
    <w:p w14:paraId="2C127ACE" w14:textId="77777777" w:rsidR="00F57EDF" w:rsidRPr="00B244C8" w:rsidRDefault="00F57EDF" w:rsidP="00F57EDF">
      <w:pPr>
        <w:spacing w:after="0" w:line="240" w:lineRule="auto"/>
        <w:jc w:val="both"/>
        <w:rPr>
          <w:rFonts w:ascii="Verdana" w:eastAsia="Malgun Gothic" w:hAnsi="Verdana"/>
          <w:sz w:val="22"/>
          <w:szCs w:val="22"/>
          <w:lang w:eastAsia="ko-KR"/>
        </w:rPr>
      </w:pPr>
      <w:r w:rsidRPr="00B244C8">
        <w:rPr>
          <w:rFonts w:ascii="Verdana" w:hAnsi="Verdana" w:cs="Script MT Bold"/>
          <w:sz w:val="22"/>
          <w:szCs w:val="22"/>
        </w:rPr>
        <w:t>T</w:t>
      </w:r>
      <w:r w:rsidRPr="00B244C8">
        <w:rPr>
          <w:rFonts w:ascii="Verdana" w:hAnsi="Verdana"/>
          <w:sz w:val="22"/>
          <w:szCs w:val="22"/>
        </w:rPr>
        <w:t xml:space="preserve">his agreement is made and entered into on this date, shall obligate the undersigned parties and their partners, associates, employers, employees, affiliates, subsidiaries, parent companies, any nominees, representatives, successors, clients and assigns hereinafter referred to as </w:t>
      </w:r>
      <w:r w:rsidRPr="00B244C8">
        <w:rPr>
          <w:rFonts w:ascii="Verdana" w:hAnsi="Verdana"/>
          <w:b/>
          <w:i/>
          <w:sz w:val="22"/>
          <w:szCs w:val="22"/>
        </w:rPr>
        <w:t>“The Parties”</w:t>
      </w:r>
      <w:r w:rsidRPr="00B244C8">
        <w:rPr>
          <w:rFonts w:ascii="Verdana" w:hAnsi="Verdana"/>
          <w:sz w:val="22"/>
          <w:szCs w:val="22"/>
        </w:rPr>
        <w:t xml:space="preserve"> jointly severally, mutually and reciprocally for the terms and conditions expressly state and agree to below, and that this agreement may be referenced from time to time in any document(s), or written agreements, the terms and conditions of this agreement shall apply to any exchange of information written or oral involving financial information, personal or corporate names, contracts initiate by or involving the parties and any addition, renewal, extension, rollover amendment, renegotiations or new agreement hereinafter referred to as </w:t>
      </w:r>
      <w:r w:rsidRPr="00B244C8">
        <w:rPr>
          <w:rFonts w:ascii="Verdana" w:hAnsi="Verdana"/>
          <w:b/>
          <w:i/>
          <w:sz w:val="22"/>
          <w:szCs w:val="22"/>
        </w:rPr>
        <w:t>“The Transaction”</w:t>
      </w:r>
      <w:r w:rsidRPr="00B244C8">
        <w:rPr>
          <w:rFonts w:ascii="Verdana" w:hAnsi="Verdana"/>
          <w:sz w:val="22"/>
          <w:szCs w:val="22"/>
        </w:rPr>
        <w:t xml:space="preserve"> (Project/Transaction) for</w:t>
      </w:r>
      <w:r w:rsidRPr="00B244C8">
        <w:rPr>
          <w:rFonts w:ascii="Verdana" w:eastAsia="Malgun Gothic" w:hAnsi="Verdana"/>
          <w:b/>
          <w:sz w:val="22"/>
          <w:szCs w:val="22"/>
          <w:lang w:eastAsia="ko-KR"/>
        </w:rPr>
        <w:t xml:space="preserve"> </w:t>
      </w:r>
      <w:r w:rsidRPr="00B244C8">
        <w:rPr>
          <w:rFonts w:ascii="Verdana" w:eastAsia="Malgun Gothic" w:hAnsi="Verdana"/>
          <w:sz w:val="22"/>
          <w:szCs w:val="22"/>
          <w:lang w:eastAsia="ko-KR"/>
        </w:rPr>
        <w:t>the following: SALE AND PURCHASE OF BAUXITE.</w:t>
      </w:r>
    </w:p>
    <w:p w14:paraId="3BAA437F" w14:textId="77777777" w:rsidR="00F57EDF" w:rsidRPr="00B244C8" w:rsidRDefault="00F57EDF" w:rsidP="00F57EDF">
      <w:pPr>
        <w:spacing w:after="0" w:line="240" w:lineRule="auto"/>
        <w:jc w:val="both"/>
        <w:rPr>
          <w:rFonts w:ascii="Verdana" w:eastAsia="Malgun Gothic" w:hAnsi="Verdana"/>
          <w:sz w:val="22"/>
          <w:szCs w:val="22"/>
          <w:lang w:eastAsia="ko-KR"/>
        </w:rPr>
      </w:pPr>
    </w:p>
    <w:p w14:paraId="0DEC2439" w14:textId="77777777" w:rsidR="00F57EDF" w:rsidRDefault="00F57EDF" w:rsidP="00B244C8">
      <w:pPr>
        <w:spacing w:after="0" w:line="240" w:lineRule="auto"/>
        <w:jc w:val="both"/>
        <w:rPr>
          <w:rFonts w:ascii="Verdana" w:hAnsi="Verdana"/>
          <w:sz w:val="22"/>
          <w:szCs w:val="22"/>
        </w:rPr>
      </w:pPr>
      <w:r w:rsidRPr="00B244C8">
        <w:rPr>
          <w:rFonts w:ascii="Verdana" w:hAnsi="Verdana" w:cs="Script MT Bold"/>
          <w:sz w:val="22"/>
          <w:szCs w:val="22"/>
        </w:rPr>
        <w:t>T</w:t>
      </w:r>
      <w:r w:rsidRPr="00B244C8">
        <w:rPr>
          <w:rFonts w:ascii="Verdana" w:hAnsi="Verdana"/>
          <w:sz w:val="22"/>
          <w:szCs w:val="22"/>
        </w:rPr>
        <w:t xml:space="preserve">he intending parties hereby legally, and irrevocably bind themselves into guarantee to each other that they shall not directly or indirectly interfere with, circumvent or attempt to circumvent, avoid, by-pass or obviate each others interest or the interest or relationship between </w:t>
      </w:r>
      <w:r w:rsidRPr="00B244C8">
        <w:rPr>
          <w:rFonts w:ascii="Verdana" w:hAnsi="Verdana"/>
          <w:b/>
          <w:i/>
          <w:sz w:val="22"/>
          <w:szCs w:val="22"/>
        </w:rPr>
        <w:t>“The Parties”</w:t>
      </w:r>
      <w:r w:rsidRPr="00B244C8">
        <w:rPr>
          <w:rFonts w:ascii="Verdana" w:hAnsi="Verdana"/>
          <w:sz w:val="22"/>
          <w:szCs w:val="22"/>
        </w:rPr>
        <w:t xml:space="preserve"> with procedures, seller, buyers, brokers, dealers, distributors, refiners, shippers, financial instructions, technology owners or manufacturers, to change, </w:t>
      </w:r>
      <w:r w:rsidRPr="00B244C8">
        <w:rPr>
          <w:rFonts w:ascii="Verdana" w:hAnsi="Verdana"/>
          <w:sz w:val="22"/>
          <w:szCs w:val="22"/>
        </w:rPr>
        <w:lastRenderedPageBreak/>
        <w:t>increase or avoid directly or indirectly payments of established or to be established fees, commissions, or  continuance of pre-established relationship or intervene in un-contracted relationships with manufacturers or technology owners with intermediaries</w:t>
      </w:r>
      <w:r w:rsidRPr="00B244C8">
        <w:rPr>
          <w:rFonts w:ascii="Verdana" w:eastAsia="Malgun Gothic" w:hAnsi="Verdana"/>
          <w:sz w:val="22"/>
          <w:szCs w:val="22"/>
          <w:lang w:eastAsia="ko-KR"/>
        </w:rPr>
        <w:t xml:space="preserve">, </w:t>
      </w:r>
      <w:r w:rsidRPr="00B244C8">
        <w:rPr>
          <w:rFonts w:ascii="Verdana" w:hAnsi="Verdana"/>
          <w:sz w:val="22"/>
          <w:szCs w:val="22"/>
        </w:rPr>
        <w:t xml:space="preserve">entrepreneurs, legal council or initiate buy/sell relationship or transactional relationship that by-passes one of </w:t>
      </w:r>
      <w:r w:rsidRPr="00B244C8">
        <w:rPr>
          <w:rFonts w:ascii="Verdana" w:hAnsi="Verdana"/>
          <w:b/>
          <w:i/>
          <w:sz w:val="22"/>
          <w:szCs w:val="22"/>
        </w:rPr>
        <w:t>“The Parties”</w:t>
      </w:r>
      <w:r w:rsidRPr="00B244C8">
        <w:rPr>
          <w:rFonts w:ascii="Verdana" w:hAnsi="Verdana"/>
          <w:sz w:val="22"/>
          <w:szCs w:val="22"/>
        </w:rPr>
        <w:t xml:space="preserve"> to one another in connection with any ongoing and future transaction or project.</w:t>
      </w:r>
    </w:p>
    <w:p w14:paraId="051E8C1B" w14:textId="77777777" w:rsidR="00B244C8" w:rsidRPr="00B244C8" w:rsidRDefault="00B244C8" w:rsidP="00B244C8">
      <w:pPr>
        <w:spacing w:after="0" w:line="240" w:lineRule="auto"/>
        <w:jc w:val="both"/>
        <w:rPr>
          <w:rFonts w:ascii="Verdana" w:hAnsi="Verdana"/>
          <w:sz w:val="22"/>
          <w:szCs w:val="22"/>
        </w:rPr>
      </w:pPr>
    </w:p>
    <w:p w14:paraId="69525F96" w14:textId="1829E75E" w:rsidR="00B244C8" w:rsidRDefault="00B244C8" w:rsidP="00B244C8">
      <w:pPr>
        <w:spacing w:after="0" w:line="240" w:lineRule="auto"/>
        <w:jc w:val="both"/>
        <w:rPr>
          <w:rFonts w:ascii="Verdana" w:hAnsi="Verdana"/>
          <w:sz w:val="22"/>
          <w:szCs w:val="22"/>
        </w:rPr>
      </w:pPr>
      <w:r w:rsidRPr="00B244C8">
        <w:rPr>
          <w:rFonts w:ascii="Verdana" w:hAnsi="Verdana"/>
          <w:sz w:val="22"/>
          <w:szCs w:val="22"/>
        </w:rPr>
        <w:t>“</w:t>
      </w:r>
      <w:r w:rsidRPr="00B244C8">
        <w:rPr>
          <w:rFonts w:ascii="Verdana" w:hAnsi="Verdana" w:cs="Script MT Bold"/>
          <w:sz w:val="22"/>
          <w:szCs w:val="22"/>
        </w:rPr>
        <w:t>T</w:t>
      </w:r>
      <w:r w:rsidRPr="00B244C8">
        <w:rPr>
          <w:rFonts w:ascii="Verdana" w:hAnsi="Verdana"/>
          <w:b/>
          <w:i/>
          <w:sz w:val="22"/>
          <w:szCs w:val="22"/>
        </w:rPr>
        <w:t>he Parties”</w:t>
      </w:r>
      <w:r w:rsidRPr="00B244C8">
        <w:rPr>
          <w:rFonts w:ascii="Verdana" w:hAnsi="Verdana"/>
          <w:sz w:val="22"/>
          <w:szCs w:val="22"/>
        </w:rPr>
        <w:t xml:space="preserve"> irrevocably agree that they shall not disclose or otherwise reveal directly or indirectly to a third party any confidential information provided by one party to the other or  otherwise acquired, particularly contract terms, product information or manufacturing processes, prices, fees, financial agreement, schedules and information concerning the identity of the sellers, producers, buyers, lenders, borrowers, brokers, distributors, refiners, manufacturers, technology owners, or their representative and specifically individuals names, addresses, principals, or </w:t>
      </w:r>
      <w:r w:rsidRPr="00B244C8">
        <w:rPr>
          <w:rFonts w:ascii="Verdana" w:eastAsia="Malgun Gothic" w:hAnsi="Verdana"/>
          <w:sz w:val="22"/>
          <w:szCs w:val="22"/>
          <w:lang w:eastAsia="ko-KR"/>
        </w:rPr>
        <w:t>e-</w:t>
      </w:r>
      <w:r w:rsidRPr="00B244C8">
        <w:rPr>
          <w:rFonts w:ascii="Verdana" w:eastAsia="Batang" w:hAnsi="Verdana" w:cs="Batang"/>
          <w:sz w:val="22"/>
          <w:szCs w:val="22"/>
          <w:lang w:eastAsia="ko-KR"/>
        </w:rPr>
        <w:t>mail</w:t>
      </w:r>
      <w:r w:rsidRPr="00B244C8">
        <w:rPr>
          <w:rFonts w:ascii="Verdana" w:hAnsi="Verdana"/>
          <w:sz w:val="22"/>
          <w:szCs w:val="22"/>
        </w:rPr>
        <w:t>/fax/telephone numbers, references product or technology information and/or other information advised by one party(s) to be one another as being confidential or privileged without prior specific written consent of the party(s) providing such information.</w:t>
      </w:r>
    </w:p>
    <w:p w14:paraId="0806BA1C" w14:textId="77777777" w:rsidR="00B244C8" w:rsidRPr="00B244C8" w:rsidRDefault="00B244C8" w:rsidP="00B244C8">
      <w:pPr>
        <w:spacing w:after="0" w:line="240" w:lineRule="auto"/>
        <w:jc w:val="both"/>
        <w:rPr>
          <w:rFonts w:ascii="Verdana" w:hAnsi="Verdana"/>
          <w:sz w:val="22"/>
          <w:szCs w:val="22"/>
        </w:rPr>
      </w:pPr>
    </w:p>
    <w:p w14:paraId="055FC09B" w14:textId="77777777" w:rsidR="00B244C8" w:rsidRPr="00B244C8" w:rsidRDefault="00B244C8" w:rsidP="00B244C8">
      <w:pPr>
        <w:spacing w:after="0" w:line="240" w:lineRule="auto"/>
        <w:jc w:val="both"/>
        <w:rPr>
          <w:rFonts w:ascii="Verdana" w:hAnsi="Verdana"/>
          <w:sz w:val="22"/>
          <w:szCs w:val="22"/>
        </w:rPr>
      </w:pPr>
      <w:r w:rsidRPr="00B244C8">
        <w:rPr>
          <w:rFonts w:ascii="Verdana" w:hAnsi="Verdana" w:cs="Script MT Bold"/>
          <w:sz w:val="22"/>
          <w:szCs w:val="22"/>
        </w:rPr>
        <w:t>C</w:t>
      </w:r>
      <w:r w:rsidRPr="00B244C8">
        <w:rPr>
          <w:rFonts w:ascii="Verdana" w:hAnsi="Verdana"/>
          <w:sz w:val="22"/>
          <w:szCs w:val="22"/>
        </w:rPr>
        <w:t xml:space="preserve">ommissions, fees, compensation or remuneration to be paid as part of transaction covering </w:t>
      </w:r>
      <w:r w:rsidRPr="00B244C8">
        <w:rPr>
          <w:rFonts w:ascii="Verdana" w:hAnsi="Verdana"/>
          <w:b/>
          <w:i/>
          <w:sz w:val="22"/>
          <w:szCs w:val="22"/>
        </w:rPr>
        <w:t>“The Parties”</w:t>
      </w:r>
      <w:r w:rsidRPr="00B244C8">
        <w:rPr>
          <w:rFonts w:ascii="Verdana" w:hAnsi="Verdana"/>
          <w:sz w:val="22"/>
          <w:szCs w:val="22"/>
        </w:rPr>
        <w:t xml:space="preserve"> to this agreement, shall be agreed upon by separate written agreement by </w:t>
      </w:r>
      <w:r w:rsidRPr="00B244C8">
        <w:rPr>
          <w:rFonts w:ascii="Verdana" w:hAnsi="Verdana"/>
          <w:b/>
          <w:i/>
          <w:sz w:val="22"/>
          <w:szCs w:val="22"/>
        </w:rPr>
        <w:t>“The Parties”</w:t>
      </w:r>
      <w:r w:rsidRPr="00B244C8">
        <w:rPr>
          <w:rFonts w:ascii="Verdana" w:hAnsi="Verdana"/>
          <w:sz w:val="22"/>
          <w:szCs w:val="22"/>
        </w:rPr>
        <w:t xml:space="preserve"> concerned and shall be paid at the time such contract designated, concluded or monies changing hands between buyers and sellers, unless otherwise agreed among </w:t>
      </w:r>
      <w:r w:rsidRPr="00B244C8">
        <w:rPr>
          <w:rFonts w:ascii="Verdana" w:hAnsi="Verdana"/>
          <w:b/>
          <w:i/>
          <w:sz w:val="22"/>
          <w:szCs w:val="22"/>
        </w:rPr>
        <w:t>“The Parties”</w:t>
      </w:r>
      <w:r w:rsidRPr="00B244C8">
        <w:rPr>
          <w:rFonts w:ascii="Verdana" w:hAnsi="Verdana"/>
          <w:sz w:val="22"/>
          <w:szCs w:val="22"/>
        </w:rPr>
        <w:t>.</w:t>
      </w:r>
    </w:p>
    <w:p w14:paraId="456C9FFF" w14:textId="77777777" w:rsidR="00B244C8" w:rsidRPr="00B244C8" w:rsidRDefault="00B244C8" w:rsidP="00B244C8">
      <w:pPr>
        <w:spacing w:after="0" w:line="240" w:lineRule="auto"/>
        <w:jc w:val="both"/>
        <w:rPr>
          <w:rFonts w:ascii="Verdana" w:hAnsi="Verdana"/>
          <w:sz w:val="22"/>
          <w:szCs w:val="22"/>
        </w:rPr>
      </w:pPr>
    </w:p>
    <w:p w14:paraId="7342E17C" w14:textId="77777777" w:rsidR="00B244C8" w:rsidRPr="00B244C8" w:rsidRDefault="00B244C8" w:rsidP="00B244C8">
      <w:pPr>
        <w:spacing w:after="0" w:line="240" w:lineRule="auto"/>
        <w:jc w:val="both"/>
        <w:rPr>
          <w:rFonts w:ascii="Verdana" w:hAnsi="Verdana"/>
          <w:sz w:val="22"/>
          <w:szCs w:val="22"/>
        </w:rPr>
      </w:pPr>
      <w:r w:rsidRPr="00B244C8">
        <w:rPr>
          <w:rFonts w:ascii="Verdana" w:hAnsi="Verdana"/>
          <w:sz w:val="22"/>
          <w:szCs w:val="22"/>
        </w:rPr>
        <w:t>“</w:t>
      </w:r>
      <w:r w:rsidRPr="00B244C8">
        <w:rPr>
          <w:rFonts w:ascii="Verdana" w:hAnsi="Verdana" w:cs="Script MT Bold"/>
          <w:sz w:val="22"/>
          <w:szCs w:val="22"/>
        </w:rPr>
        <w:t>T</w:t>
      </w:r>
      <w:r w:rsidRPr="00B244C8">
        <w:rPr>
          <w:rFonts w:ascii="Verdana" w:hAnsi="Verdana"/>
          <w:b/>
          <w:i/>
          <w:sz w:val="22"/>
          <w:szCs w:val="22"/>
        </w:rPr>
        <w:t>he Parties”</w:t>
      </w:r>
      <w:r w:rsidRPr="00B244C8">
        <w:rPr>
          <w:rFonts w:ascii="Verdana" w:hAnsi="Verdana"/>
          <w:sz w:val="22"/>
          <w:szCs w:val="22"/>
        </w:rPr>
        <w:t xml:space="preserve"> hereby irrevocably and unconditionally agree and guarantee to </w:t>
      </w:r>
      <w:proofErr w:type="spellStart"/>
      <w:r w:rsidRPr="00B244C8">
        <w:rPr>
          <w:rFonts w:ascii="Verdana" w:hAnsi="Verdana"/>
          <w:sz w:val="22"/>
          <w:szCs w:val="22"/>
        </w:rPr>
        <w:t>honor</w:t>
      </w:r>
      <w:proofErr w:type="spellEnd"/>
      <w:r w:rsidRPr="00B244C8">
        <w:rPr>
          <w:rFonts w:ascii="Verdana" w:hAnsi="Verdana"/>
          <w:sz w:val="22"/>
          <w:szCs w:val="22"/>
        </w:rPr>
        <w:t xml:space="preserve"> and respect all such fees and remuneration, arrangements made as part of a commission transaction even </w:t>
      </w:r>
      <w:proofErr w:type="gramStart"/>
      <w:r w:rsidRPr="00B244C8">
        <w:rPr>
          <w:rFonts w:ascii="Verdana" w:hAnsi="Verdana"/>
          <w:sz w:val="22"/>
          <w:szCs w:val="22"/>
        </w:rPr>
        <w:t>in the event that</w:t>
      </w:r>
      <w:proofErr w:type="gramEnd"/>
      <w:r w:rsidRPr="00B244C8">
        <w:rPr>
          <w:rFonts w:ascii="Verdana" w:hAnsi="Verdana"/>
          <w:sz w:val="22"/>
          <w:szCs w:val="22"/>
        </w:rPr>
        <w:t xml:space="preserve"> </w:t>
      </w:r>
      <w:r w:rsidRPr="00B244C8">
        <w:rPr>
          <w:rFonts w:ascii="Verdana" w:hAnsi="Verdana"/>
          <w:b/>
          <w:i/>
          <w:sz w:val="22"/>
          <w:szCs w:val="22"/>
        </w:rPr>
        <w:t>“The Parties”</w:t>
      </w:r>
      <w:r w:rsidRPr="00B244C8">
        <w:rPr>
          <w:rFonts w:ascii="Verdana" w:hAnsi="Verdana"/>
          <w:sz w:val="22"/>
          <w:szCs w:val="22"/>
        </w:rPr>
        <w:t xml:space="preserve"> are not an integral member to a specific commission and fee, remuneration agreement.</w:t>
      </w:r>
    </w:p>
    <w:p w14:paraId="6C7CA8AC" w14:textId="62E3034A" w:rsidR="00B244C8" w:rsidRDefault="00B244C8" w:rsidP="00B244C8">
      <w:pPr>
        <w:spacing w:after="0" w:line="240" w:lineRule="auto"/>
        <w:jc w:val="both"/>
        <w:rPr>
          <w:rFonts w:ascii="Verdana" w:hAnsi="Verdana"/>
          <w:sz w:val="22"/>
          <w:szCs w:val="22"/>
        </w:rPr>
      </w:pPr>
      <w:r w:rsidRPr="00B244C8">
        <w:rPr>
          <w:rFonts w:ascii="Verdana" w:hAnsi="Verdana" w:cs="Script MT Bold"/>
          <w:sz w:val="22"/>
          <w:szCs w:val="22"/>
        </w:rPr>
        <w:t>I</w:t>
      </w:r>
      <w:r w:rsidRPr="00B244C8">
        <w:rPr>
          <w:rFonts w:ascii="Verdana" w:hAnsi="Verdana"/>
          <w:sz w:val="22"/>
          <w:szCs w:val="22"/>
        </w:rPr>
        <w:t xml:space="preserve">n specific deals where one of </w:t>
      </w:r>
      <w:r w:rsidRPr="00B244C8">
        <w:rPr>
          <w:rFonts w:ascii="Verdana" w:hAnsi="Verdana"/>
          <w:b/>
          <w:i/>
          <w:sz w:val="22"/>
          <w:szCs w:val="22"/>
        </w:rPr>
        <w:t>“The Parties”</w:t>
      </w:r>
      <w:r w:rsidRPr="00B244C8">
        <w:rPr>
          <w:rFonts w:ascii="Verdana" w:hAnsi="Verdana"/>
          <w:sz w:val="22"/>
          <w:szCs w:val="22"/>
        </w:rPr>
        <w:t xml:space="preserve"> acting as an agent allows the buyers or buyer’s mandate, and the seller to deal directly with one another, the agent shall be informed of the development of the transactions by receiving copies of the correspondence made between the buyer or buyer’s mandate and the seller.</w:t>
      </w:r>
    </w:p>
    <w:p w14:paraId="78697EC1" w14:textId="77777777" w:rsidR="00B244C8" w:rsidRPr="00B244C8" w:rsidRDefault="00B244C8" w:rsidP="00B244C8">
      <w:pPr>
        <w:spacing w:after="0" w:line="240" w:lineRule="auto"/>
        <w:jc w:val="both"/>
        <w:rPr>
          <w:rFonts w:ascii="Verdana" w:hAnsi="Verdana"/>
          <w:sz w:val="22"/>
          <w:szCs w:val="22"/>
        </w:rPr>
      </w:pPr>
    </w:p>
    <w:p w14:paraId="4A9F6613" w14:textId="30974900" w:rsidR="00B244C8" w:rsidRPr="00B244C8" w:rsidRDefault="00B244C8" w:rsidP="00B244C8">
      <w:pPr>
        <w:spacing w:after="0" w:line="240" w:lineRule="auto"/>
        <w:jc w:val="both"/>
        <w:rPr>
          <w:rFonts w:ascii="Verdana" w:hAnsi="Verdana"/>
          <w:sz w:val="22"/>
          <w:szCs w:val="22"/>
        </w:rPr>
      </w:pPr>
      <w:r w:rsidRPr="00B244C8">
        <w:rPr>
          <w:rFonts w:ascii="Verdana" w:hAnsi="Verdana" w:cs="Script MT Bold"/>
          <w:sz w:val="22"/>
          <w:szCs w:val="22"/>
        </w:rPr>
        <w:lastRenderedPageBreak/>
        <w:t>T</w:t>
      </w:r>
      <w:r w:rsidRPr="00B244C8">
        <w:rPr>
          <w:rFonts w:ascii="Verdana" w:hAnsi="Verdana"/>
          <w:sz w:val="22"/>
          <w:szCs w:val="22"/>
        </w:rPr>
        <w:t xml:space="preserve">his agreement shall be </w:t>
      </w:r>
      <w:r w:rsidRPr="00B244C8">
        <w:rPr>
          <w:rFonts w:ascii="Verdana" w:hAnsi="Verdana"/>
          <w:i/>
          <w:sz w:val="22"/>
          <w:szCs w:val="22"/>
        </w:rPr>
        <w:t xml:space="preserve">valid for </w:t>
      </w:r>
      <w:r w:rsidRPr="00B244C8">
        <w:rPr>
          <w:rFonts w:ascii="Verdana" w:eastAsia="Batang" w:hAnsi="Verdana"/>
          <w:i/>
          <w:sz w:val="22"/>
          <w:szCs w:val="22"/>
          <w:lang w:eastAsia="ko-KR"/>
        </w:rPr>
        <w:t xml:space="preserve">Five </w:t>
      </w:r>
      <w:r w:rsidRPr="00B244C8">
        <w:rPr>
          <w:rFonts w:ascii="Verdana" w:eastAsia="Malgun Gothic" w:hAnsi="Verdana"/>
          <w:i/>
          <w:sz w:val="22"/>
          <w:szCs w:val="22"/>
          <w:lang w:eastAsia="ko-KR"/>
        </w:rPr>
        <w:t xml:space="preserve">(5) </w:t>
      </w:r>
      <w:r w:rsidRPr="00B244C8">
        <w:rPr>
          <w:rFonts w:ascii="Verdana" w:hAnsi="Verdana"/>
          <w:i/>
          <w:sz w:val="22"/>
          <w:szCs w:val="22"/>
        </w:rPr>
        <w:t xml:space="preserve">years commencing from the date of this </w:t>
      </w:r>
      <w:r>
        <w:rPr>
          <w:rFonts w:ascii="Verdana" w:hAnsi="Verdana"/>
          <w:i/>
          <w:sz w:val="22"/>
          <w:szCs w:val="22"/>
        </w:rPr>
        <w:t>contract</w:t>
      </w:r>
      <w:r>
        <w:rPr>
          <w:rFonts w:ascii="Verdana" w:hAnsi="Verdana"/>
          <w:sz w:val="22"/>
          <w:szCs w:val="22"/>
        </w:rPr>
        <w:t xml:space="preserve">. </w:t>
      </w:r>
      <w:r w:rsidRPr="00B244C8">
        <w:rPr>
          <w:rFonts w:ascii="Verdana" w:hAnsi="Verdana" w:cs="Script MT Bold"/>
          <w:sz w:val="22"/>
          <w:szCs w:val="22"/>
        </w:rPr>
        <w:t>T</w:t>
      </w:r>
      <w:r w:rsidRPr="00B244C8">
        <w:rPr>
          <w:rFonts w:ascii="Verdana" w:hAnsi="Verdana"/>
          <w:sz w:val="22"/>
          <w:szCs w:val="22"/>
        </w:rPr>
        <w:t>his agreement has an option to renew for a further period of five (5) years subject to and upon the terms and conditions agreed between both parties.</w:t>
      </w:r>
    </w:p>
    <w:p w14:paraId="601BCFA7" w14:textId="77777777" w:rsidR="00B244C8" w:rsidRPr="00B244C8" w:rsidRDefault="00B244C8" w:rsidP="00B244C8">
      <w:pPr>
        <w:spacing w:after="0" w:line="240" w:lineRule="auto"/>
        <w:jc w:val="both"/>
        <w:rPr>
          <w:rFonts w:ascii="Verdana" w:hAnsi="Verdana"/>
          <w:sz w:val="22"/>
          <w:szCs w:val="22"/>
        </w:rPr>
      </w:pPr>
      <w:r w:rsidRPr="00B244C8">
        <w:rPr>
          <w:rFonts w:ascii="Verdana" w:hAnsi="Verdana" w:cs="Script MT Bold"/>
          <w:sz w:val="22"/>
          <w:szCs w:val="22"/>
        </w:rPr>
        <w:t>T</w:t>
      </w:r>
      <w:r w:rsidRPr="00B244C8">
        <w:rPr>
          <w:rFonts w:ascii="Verdana" w:hAnsi="Verdana"/>
          <w:sz w:val="22"/>
          <w:szCs w:val="22"/>
        </w:rPr>
        <w:t>his agreement shall apply to:</w:t>
      </w:r>
    </w:p>
    <w:p w14:paraId="25FA10F6" w14:textId="77777777" w:rsidR="00B244C8" w:rsidRPr="00B244C8" w:rsidRDefault="00B244C8" w:rsidP="00B244C8">
      <w:pPr>
        <w:spacing w:after="0" w:line="240" w:lineRule="auto"/>
        <w:jc w:val="both"/>
        <w:rPr>
          <w:rFonts w:ascii="Verdana" w:hAnsi="Verdana"/>
          <w:sz w:val="22"/>
          <w:szCs w:val="22"/>
        </w:rPr>
      </w:pPr>
    </w:p>
    <w:p w14:paraId="0569784D" w14:textId="77777777" w:rsidR="00B244C8" w:rsidRPr="00B244C8" w:rsidRDefault="00B244C8" w:rsidP="00B244C8">
      <w:pPr>
        <w:numPr>
          <w:ilvl w:val="0"/>
          <w:numId w:val="7"/>
        </w:numPr>
        <w:spacing w:after="0" w:line="240" w:lineRule="auto"/>
        <w:jc w:val="both"/>
        <w:rPr>
          <w:rFonts w:ascii="Verdana" w:hAnsi="Verdana"/>
          <w:sz w:val="22"/>
          <w:szCs w:val="22"/>
        </w:rPr>
      </w:pPr>
      <w:r w:rsidRPr="00B244C8">
        <w:rPr>
          <w:rFonts w:ascii="Verdana" w:hAnsi="Verdana"/>
          <w:sz w:val="22"/>
          <w:szCs w:val="22"/>
        </w:rPr>
        <w:t>All transactions originated during the term of this agreement.</w:t>
      </w:r>
    </w:p>
    <w:p w14:paraId="3A38C7AA" w14:textId="77777777" w:rsidR="00B244C8" w:rsidRPr="00B244C8" w:rsidRDefault="00B244C8" w:rsidP="00B244C8">
      <w:pPr>
        <w:numPr>
          <w:ilvl w:val="0"/>
          <w:numId w:val="7"/>
        </w:numPr>
        <w:spacing w:after="0" w:line="240" w:lineRule="auto"/>
        <w:jc w:val="both"/>
        <w:rPr>
          <w:rFonts w:ascii="Verdana" w:hAnsi="Verdana"/>
          <w:sz w:val="22"/>
          <w:szCs w:val="22"/>
        </w:rPr>
      </w:pPr>
      <w:r w:rsidRPr="00B244C8">
        <w:rPr>
          <w:rFonts w:ascii="Verdana" w:hAnsi="Verdana"/>
          <w:sz w:val="22"/>
          <w:szCs w:val="22"/>
        </w:rPr>
        <w:t>All subsequent transactions that are follow up, repeat, extended or renegotiated transactions of transactions originated during the term of this agreement.</w:t>
      </w:r>
    </w:p>
    <w:p w14:paraId="2F50863F" w14:textId="77777777" w:rsidR="00B244C8" w:rsidRPr="00B244C8" w:rsidRDefault="00B244C8" w:rsidP="00B244C8">
      <w:pPr>
        <w:spacing w:after="0" w:line="240" w:lineRule="auto"/>
        <w:jc w:val="both"/>
        <w:rPr>
          <w:rFonts w:ascii="Verdana" w:hAnsi="Verdana"/>
          <w:sz w:val="22"/>
          <w:szCs w:val="22"/>
        </w:rPr>
      </w:pPr>
    </w:p>
    <w:p w14:paraId="21F34A9B" w14:textId="2217D9AE" w:rsidR="00B244C8" w:rsidRPr="00B244C8" w:rsidRDefault="00B244C8" w:rsidP="00B244C8">
      <w:pPr>
        <w:spacing w:after="0" w:line="240" w:lineRule="auto"/>
        <w:jc w:val="both"/>
        <w:rPr>
          <w:rFonts w:ascii="Verdana" w:hAnsi="Verdana"/>
          <w:sz w:val="22"/>
          <w:szCs w:val="22"/>
        </w:rPr>
      </w:pPr>
      <w:r w:rsidRPr="00B244C8">
        <w:rPr>
          <w:rFonts w:ascii="Verdana" w:hAnsi="Verdana"/>
          <w:sz w:val="22"/>
          <w:szCs w:val="22"/>
        </w:rPr>
        <w:t>“</w:t>
      </w:r>
      <w:r w:rsidRPr="00B244C8">
        <w:rPr>
          <w:rFonts w:ascii="Verdana" w:hAnsi="Verdana" w:cs="Script MT Bold"/>
          <w:sz w:val="22"/>
          <w:szCs w:val="22"/>
        </w:rPr>
        <w:t>T</w:t>
      </w:r>
      <w:r w:rsidRPr="00B244C8">
        <w:rPr>
          <w:rFonts w:ascii="Verdana" w:hAnsi="Verdana"/>
          <w:b/>
          <w:i/>
          <w:sz w:val="22"/>
          <w:szCs w:val="22"/>
        </w:rPr>
        <w:t>he Parties”</w:t>
      </w:r>
      <w:r w:rsidRPr="00B244C8">
        <w:rPr>
          <w:rFonts w:ascii="Verdana" w:hAnsi="Verdana"/>
          <w:sz w:val="22"/>
          <w:szCs w:val="22"/>
        </w:rPr>
        <w:t xml:space="preserve"> agree not to circumvent or attempt to circumvent this agreement </w:t>
      </w:r>
      <w:proofErr w:type="gramStart"/>
      <w:r w:rsidRPr="00B244C8">
        <w:rPr>
          <w:rFonts w:ascii="Verdana" w:hAnsi="Verdana"/>
          <w:sz w:val="22"/>
          <w:szCs w:val="22"/>
        </w:rPr>
        <w:t>in an effort to</w:t>
      </w:r>
      <w:proofErr w:type="gramEnd"/>
      <w:r w:rsidRPr="00B244C8">
        <w:rPr>
          <w:rFonts w:ascii="Verdana" w:hAnsi="Verdana"/>
          <w:sz w:val="22"/>
          <w:szCs w:val="22"/>
        </w:rPr>
        <w:t xml:space="preserve"> gain fees, commissions, remunerations or considerations to the benefit of the one or more if </w:t>
      </w:r>
      <w:r w:rsidRPr="00B244C8">
        <w:rPr>
          <w:rFonts w:ascii="Verdana" w:hAnsi="Verdana"/>
          <w:b/>
          <w:i/>
          <w:sz w:val="22"/>
          <w:szCs w:val="22"/>
        </w:rPr>
        <w:t>“The Parties”</w:t>
      </w:r>
      <w:r w:rsidRPr="00B244C8">
        <w:rPr>
          <w:rFonts w:ascii="Verdana" w:hAnsi="Verdana"/>
          <w:sz w:val="22"/>
          <w:szCs w:val="22"/>
        </w:rPr>
        <w:t xml:space="preserve"> while excluding other or agree to benefit to any other party.</w:t>
      </w:r>
    </w:p>
    <w:p w14:paraId="39391006" w14:textId="36D84690" w:rsidR="00786B06" w:rsidRPr="00B244C8" w:rsidRDefault="00F57EDF" w:rsidP="00B244C8">
      <w:pPr>
        <w:spacing w:after="0" w:line="240" w:lineRule="auto"/>
        <w:jc w:val="both"/>
        <w:rPr>
          <w:rFonts w:eastAsia="Malgun Gothic"/>
          <w:sz w:val="22"/>
          <w:szCs w:val="22"/>
          <w:lang w:eastAsia="ko-KR"/>
        </w:rPr>
      </w:pPr>
      <w:r>
        <w:rPr>
          <w:rFonts w:eastAsia="Malgun Gothic"/>
          <w:sz w:val="22"/>
          <w:szCs w:val="22"/>
          <w:lang w:eastAsia="ko-KR"/>
        </w:rPr>
        <w:t xml:space="preserve"> </w:t>
      </w:r>
    </w:p>
    <w:p w14:paraId="5D287DBC" w14:textId="77777777" w:rsidR="00786B06" w:rsidRPr="008C5C34" w:rsidRDefault="00E42445" w:rsidP="00B244C8">
      <w:pPr>
        <w:pStyle w:val="BodyText"/>
        <w:snapToGrid w:val="0"/>
        <w:spacing w:before="120" w:line="240" w:lineRule="auto"/>
        <w:textAlignment w:val="baseline"/>
        <w:rPr>
          <w:rFonts w:ascii="Verdana" w:hAnsi="Verdana" w:cs="Calibri"/>
          <w:sz w:val="22"/>
          <w:szCs w:val="22"/>
          <w:lang w:eastAsia="zh-CN"/>
        </w:rPr>
      </w:pPr>
      <w:r w:rsidRPr="008C5C34">
        <w:rPr>
          <w:rFonts w:ascii="Verdana" w:hAnsi="Verdana" w:cs="Calibri"/>
          <w:sz w:val="22"/>
          <w:szCs w:val="22"/>
          <w:lang w:val="en-GB"/>
        </w:rPr>
        <w:t>In WITNESS WHEREOF, the parties hereto have executed this contract as of the date first above written.</w:t>
      </w:r>
    </w:p>
    <w:p w14:paraId="756C810A" w14:textId="5787ABE7" w:rsidR="00786B06" w:rsidRPr="008C5C34" w:rsidRDefault="00786B06" w:rsidP="006B623B">
      <w:pPr>
        <w:pStyle w:val="BodyText"/>
        <w:snapToGrid w:val="0"/>
        <w:spacing w:before="120" w:line="240" w:lineRule="auto"/>
        <w:textAlignment w:val="baseline"/>
        <w:rPr>
          <w:rFonts w:ascii="Verdana" w:hAnsi="Verdana" w:cs="Calibri"/>
          <w:sz w:val="22"/>
          <w:szCs w:val="22"/>
          <w:lang w:val="en-GB" w:eastAsia="zh-CN"/>
        </w:rPr>
      </w:pPr>
    </w:p>
    <w:tbl>
      <w:tblPr>
        <w:tblW w:w="1033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1"/>
        <w:gridCol w:w="4453"/>
        <w:gridCol w:w="3933"/>
      </w:tblGrid>
      <w:tr w:rsidR="00786B06" w:rsidRPr="008C5C34" w14:paraId="7AAF8B8B" w14:textId="77777777" w:rsidTr="00A8009A">
        <w:trPr>
          <w:trHeight w:val="1060"/>
        </w:trPr>
        <w:tc>
          <w:tcPr>
            <w:tcW w:w="1951" w:type="dxa"/>
          </w:tcPr>
          <w:p w14:paraId="5E9F647A" w14:textId="77777777" w:rsidR="00786B06" w:rsidRPr="008C5C34" w:rsidRDefault="00786B06" w:rsidP="005A3B49">
            <w:pPr>
              <w:tabs>
                <w:tab w:val="left" w:pos="450"/>
                <w:tab w:val="left" w:pos="1800"/>
                <w:tab w:val="left" w:pos="2340"/>
                <w:tab w:val="left" w:pos="5490"/>
              </w:tabs>
              <w:snapToGrid w:val="0"/>
              <w:spacing w:before="120" w:line="240" w:lineRule="auto"/>
              <w:ind w:firstLineChars="200" w:firstLine="449"/>
              <w:jc w:val="both"/>
              <w:textAlignment w:val="baseline"/>
              <w:rPr>
                <w:rFonts w:ascii="Verdana" w:eastAsia="SimSun" w:hAnsi="Verdana" w:cs="Calibri"/>
                <w:b/>
                <w:i/>
                <w:sz w:val="22"/>
                <w:szCs w:val="22"/>
                <w:lang w:eastAsia="zh-CN"/>
              </w:rPr>
            </w:pPr>
          </w:p>
        </w:tc>
        <w:tc>
          <w:tcPr>
            <w:tcW w:w="4453" w:type="dxa"/>
          </w:tcPr>
          <w:p w14:paraId="23DE824D" w14:textId="77777777" w:rsidR="00786B06" w:rsidRPr="008C5C34" w:rsidRDefault="00E42445" w:rsidP="005A3B49">
            <w:pPr>
              <w:spacing w:before="120" w:line="240" w:lineRule="auto"/>
              <w:ind w:firstLineChars="200" w:firstLine="449"/>
              <w:jc w:val="both"/>
              <w:textAlignment w:val="baseline"/>
              <w:rPr>
                <w:rFonts w:ascii="Verdana" w:eastAsia="SimSun" w:hAnsi="Verdana" w:cstheme="majorEastAsia"/>
                <w:b/>
                <w:i/>
                <w:sz w:val="22"/>
                <w:szCs w:val="22"/>
                <w:lang w:val="en-US" w:eastAsia="zh-CN"/>
              </w:rPr>
            </w:pPr>
            <w:r w:rsidRPr="008C5C34">
              <w:rPr>
                <w:rFonts w:ascii="Verdana" w:eastAsia="SimSun" w:hAnsi="Verdana" w:cstheme="majorEastAsia"/>
                <w:b/>
                <w:i/>
                <w:sz w:val="22"/>
                <w:szCs w:val="22"/>
                <w:lang w:val="en-US" w:eastAsia="zh-CN"/>
              </w:rPr>
              <w:t xml:space="preserve">For and behalf of </w:t>
            </w:r>
          </w:p>
          <w:p w14:paraId="2A397F9E" w14:textId="425892B8" w:rsidR="00786B06" w:rsidRPr="008C5C34" w:rsidRDefault="00E42445" w:rsidP="009426A0">
            <w:pPr>
              <w:spacing w:before="120" w:line="240" w:lineRule="auto"/>
              <w:jc w:val="both"/>
              <w:textAlignment w:val="baseline"/>
              <w:rPr>
                <w:rFonts w:ascii="Verdana" w:eastAsia="SimSun" w:hAnsi="Verdana" w:cstheme="majorEastAsia"/>
                <w:b/>
                <w:i/>
                <w:sz w:val="22"/>
                <w:szCs w:val="22"/>
                <w:lang w:val="en-US" w:eastAsia="zh-CN"/>
              </w:rPr>
            </w:pPr>
            <w:r w:rsidRPr="008C5C34">
              <w:rPr>
                <w:rFonts w:ascii="Verdana" w:eastAsia="SimSun" w:hAnsi="Verdana" w:cstheme="majorEastAsia"/>
                <w:b/>
                <w:i/>
                <w:sz w:val="22"/>
                <w:szCs w:val="22"/>
                <w:lang w:val="en-US" w:eastAsia="zh-CN"/>
              </w:rPr>
              <w:t xml:space="preserve"> </w:t>
            </w:r>
            <w:r w:rsidR="009426A0">
              <w:rPr>
                <w:rFonts w:ascii="Verdana" w:eastAsia="SimSun" w:hAnsi="Verdana" w:cstheme="majorEastAsia"/>
                <w:b/>
                <w:i/>
                <w:sz w:val="22"/>
                <w:szCs w:val="22"/>
                <w:lang w:val="en-US" w:eastAsia="zh-CN"/>
              </w:rPr>
              <w:t>ALLONS MINES AND MINERALS PRIVATE LIMITED</w:t>
            </w:r>
          </w:p>
        </w:tc>
        <w:tc>
          <w:tcPr>
            <w:tcW w:w="3933" w:type="dxa"/>
          </w:tcPr>
          <w:p w14:paraId="3BEB5340" w14:textId="7F7A2405" w:rsidR="00786B06" w:rsidRPr="008C5C34" w:rsidRDefault="00E42445" w:rsidP="005A3B49">
            <w:pPr>
              <w:spacing w:before="120" w:line="240" w:lineRule="auto"/>
              <w:ind w:firstLineChars="200" w:firstLine="449"/>
              <w:jc w:val="both"/>
              <w:textAlignment w:val="baseline"/>
              <w:rPr>
                <w:rFonts w:ascii="Verdana" w:eastAsia="SimSun" w:hAnsi="Verdana" w:cstheme="majorEastAsia"/>
                <w:b/>
                <w:i/>
                <w:sz w:val="22"/>
                <w:szCs w:val="22"/>
                <w:lang w:val="en-US" w:eastAsia="zh-CN"/>
              </w:rPr>
            </w:pPr>
            <w:r w:rsidRPr="008C5C34">
              <w:rPr>
                <w:rFonts w:ascii="Verdana" w:eastAsia="SimSun" w:hAnsi="Verdana" w:cstheme="majorEastAsia"/>
                <w:b/>
                <w:i/>
                <w:sz w:val="22"/>
                <w:szCs w:val="22"/>
                <w:lang w:eastAsia="zh-CN"/>
              </w:rPr>
              <w:t>For and behalf of</w:t>
            </w:r>
            <w:r w:rsidRPr="008C5C34">
              <w:rPr>
                <w:rFonts w:ascii="Verdana" w:eastAsia="SimSun" w:hAnsi="Verdana" w:cstheme="majorEastAsia"/>
                <w:b/>
                <w:i/>
                <w:sz w:val="22"/>
                <w:szCs w:val="22"/>
                <w:lang w:val="en-US" w:eastAsia="zh-CN"/>
              </w:rPr>
              <w:t xml:space="preserve"> </w:t>
            </w:r>
          </w:p>
          <w:p w14:paraId="4DE58F19" w14:textId="0BC4D36C" w:rsidR="00786B06" w:rsidRPr="008C5C34" w:rsidRDefault="006B623B" w:rsidP="005A3B49">
            <w:pPr>
              <w:pStyle w:val="ListParagraph1"/>
              <w:tabs>
                <w:tab w:val="left" w:pos="1440"/>
                <w:tab w:val="left" w:pos="2160"/>
                <w:tab w:val="left" w:pos="2880"/>
              </w:tabs>
              <w:snapToGrid w:val="0"/>
              <w:spacing w:before="120" w:line="240" w:lineRule="auto"/>
              <w:ind w:left="0" w:firstLineChars="200" w:firstLine="449"/>
              <w:jc w:val="both"/>
              <w:textAlignment w:val="baseline"/>
              <w:rPr>
                <w:rFonts w:ascii="Verdana" w:hAnsi="Verdana" w:cs="Calibri"/>
                <w:b/>
                <w:i/>
                <w:sz w:val="22"/>
                <w:szCs w:val="24"/>
                <w:lang w:eastAsia="zh-CN"/>
              </w:rPr>
            </w:pPr>
            <w:r>
              <w:rPr>
                <w:rFonts w:ascii="Verdana" w:hAnsi="Verdana" w:cs="Calibri"/>
                <w:b/>
                <w:i/>
                <w:sz w:val="22"/>
                <w:szCs w:val="24"/>
                <w:lang w:eastAsia="zh-CN"/>
              </w:rPr>
              <w:t>BULLFROG TRADING LLC</w:t>
            </w:r>
          </w:p>
        </w:tc>
      </w:tr>
      <w:tr w:rsidR="00786B06" w:rsidRPr="008C5C34" w14:paraId="299C5E22" w14:textId="77777777" w:rsidTr="00B244C8">
        <w:trPr>
          <w:trHeight w:val="1870"/>
        </w:trPr>
        <w:tc>
          <w:tcPr>
            <w:tcW w:w="1951" w:type="dxa"/>
          </w:tcPr>
          <w:p w14:paraId="3B894F0E" w14:textId="77777777" w:rsidR="00786B06" w:rsidRPr="008C5C34" w:rsidRDefault="00E42445" w:rsidP="005A3B49">
            <w:pPr>
              <w:snapToGrid w:val="0"/>
              <w:spacing w:before="120" w:line="240" w:lineRule="auto"/>
              <w:ind w:firstLineChars="200" w:firstLine="449"/>
              <w:textAlignment w:val="baseline"/>
              <w:rPr>
                <w:rFonts w:ascii="Verdana" w:eastAsia="SimSun" w:hAnsi="Verdana" w:cs="Calibri"/>
                <w:b/>
                <w:sz w:val="22"/>
                <w:szCs w:val="22"/>
                <w:lang w:eastAsia="zh-CN"/>
              </w:rPr>
            </w:pPr>
            <w:r w:rsidRPr="008C5C34">
              <w:rPr>
                <w:rFonts w:ascii="Verdana" w:eastAsia="SimSun" w:hAnsi="Verdana" w:cs="Calibri"/>
                <w:b/>
                <w:sz w:val="22"/>
                <w:szCs w:val="22"/>
                <w:lang w:eastAsia="zh-CN"/>
              </w:rPr>
              <w:t>Signature</w:t>
            </w:r>
          </w:p>
          <w:p w14:paraId="1DAA93CB" w14:textId="6C70B02E" w:rsidR="00786B06" w:rsidRPr="008C5C34" w:rsidRDefault="00A35E1E" w:rsidP="005A3B49">
            <w:pPr>
              <w:snapToGrid w:val="0"/>
              <w:spacing w:before="120" w:line="240" w:lineRule="auto"/>
              <w:ind w:firstLineChars="200" w:firstLine="449"/>
              <w:textAlignment w:val="baseline"/>
              <w:rPr>
                <w:rFonts w:ascii="Verdana" w:eastAsia="SimSun" w:hAnsi="Verdana" w:cs="Calibri"/>
                <w:b/>
                <w:sz w:val="22"/>
                <w:szCs w:val="22"/>
                <w:lang w:eastAsia="zh-CN"/>
              </w:rPr>
            </w:pPr>
            <w:r>
              <w:rPr>
                <w:rFonts w:ascii="Verdana" w:eastAsia="SimSun" w:hAnsi="Verdana" w:cs="Calibri"/>
                <w:b/>
                <w:sz w:val="22"/>
                <w:szCs w:val="22"/>
                <w:lang w:eastAsia="zh-CN"/>
              </w:rPr>
              <w:t>&amp; Seal</w:t>
            </w:r>
          </w:p>
        </w:tc>
        <w:tc>
          <w:tcPr>
            <w:tcW w:w="4453" w:type="dxa"/>
          </w:tcPr>
          <w:p w14:paraId="33F4A611" w14:textId="75510E74" w:rsidR="00786B06" w:rsidRDefault="009426A0" w:rsidP="005A3B49">
            <w:pPr>
              <w:snapToGrid w:val="0"/>
              <w:spacing w:before="120" w:line="240" w:lineRule="auto"/>
              <w:ind w:firstLineChars="200" w:firstLine="449"/>
              <w:textAlignment w:val="baseline"/>
              <w:rPr>
                <w:rFonts w:ascii="Verdana" w:eastAsia="SimSun" w:hAnsi="Verdana" w:cs="Calibri"/>
                <w:b/>
                <w:sz w:val="22"/>
                <w:szCs w:val="22"/>
                <w:lang w:eastAsia="zh-CN"/>
              </w:rPr>
            </w:pPr>
            <w:r>
              <w:rPr>
                <w:rFonts w:ascii="Verdana" w:eastAsia="SimSun" w:hAnsi="Verdana" w:cs="Calibri"/>
                <w:b/>
                <w:sz w:val="22"/>
                <w:szCs w:val="22"/>
                <w:lang w:eastAsia="zh-CN"/>
              </w:rPr>
              <w:t>SHARMITA MUKHERJEE</w:t>
            </w:r>
          </w:p>
          <w:p w14:paraId="41A46071" w14:textId="1EDA5A57" w:rsidR="009426A0" w:rsidRDefault="009426A0" w:rsidP="005A3B49">
            <w:pPr>
              <w:snapToGrid w:val="0"/>
              <w:spacing w:before="120" w:line="240" w:lineRule="auto"/>
              <w:ind w:firstLineChars="200" w:firstLine="449"/>
              <w:textAlignment w:val="baseline"/>
              <w:rPr>
                <w:rFonts w:ascii="Verdana" w:eastAsia="SimSun" w:hAnsi="Verdana" w:cs="Calibri"/>
                <w:b/>
                <w:sz w:val="22"/>
                <w:szCs w:val="22"/>
                <w:lang w:eastAsia="zh-CN"/>
              </w:rPr>
            </w:pPr>
            <w:r>
              <w:rPr>
                <w:rFonts w:ascii="Verdana" w:eastAsia="SimSun" w:hAnsi="Verdana" w:cs="Calibri"/>
                <w:b/>
                <w:sz w:val="22"/>
                <w:szCs w:val="22"/>
                <w:lang w:eastAsia="zh-CN"/>
              </w:rPr>
              <w:t>DIRECTOR</w:t>
            </w:r>
          </w:p>
          <w:p w14:paraId="39C86BDC" w14:textId="38B85C34" w:rsidR="009426A0" w:rsidRPr="008C5C34" w:rsidRDefault="009426A0" w:rsidP="005A3B49">
            <w:pPr>
              <w:snapToGrid w:val="0"/>
              <w:spacing w:before="120" w:line="240" w:lineRule="auto"/>
              <w:ind w:firstLineChars="200" w:firstLine="449"/>
              <w:textAlignment w:val="baseline"/>
              <w:rPr>
                <w:rFonts w:ascii="Verdana" w:eastAsia="SimSun" w:hAnsi="Verdana" w:cs="Calibri"/>
                <w:b/>
                <w:sz w:val="22"/>
                <w:szCs w:val="22"/>
                <w:lang w:eastAsia="zh-CN"/>
              </w:rPr>
            </w:pPr>
            <w:r>
              <w:rPr>
                <w:rFonts w:ascii="Verdana" w:eastAsia="SimSun" w:hAnsi="Verdana" w:cs="Calibri"/>
                <w:b/>
                <w:sz w:val="22"/>
                <w:szCs w:val="22"/>
                <w:lang w:eastAsia="zh-CN"/>
              </w:rPr>
              <w:t>PASSPORT: N66</w:t>
            </w:r>
            <w:r w:rsidR="0044371D">
              <w:rPr>
                <w:rFonts w:ascii="Verdana" w:eastAsia="SimSun" w:hAnsi="Verdana" w:cs="Calibri"/>
                <w:b/>
                <w:sz w:val="22"/>
                <w:szCs w:val="22"/>
                <w:lang w:eastAsia="zh-CN"/>
              </w:rPr>
              <w:t>23072</w:t>
            </w:r>
          </w:p>
          <w:p w14:paraId="07BF4CAE" w14:textId="77777777" w:rsidR="00786B06" w:rsidRDefault="009426A0" w:rsidP="005A3B49">
            <w:pPr>
              <w:tabs>
                <w:tab w:val="left" w:pos="450"/>
                <w:tab w:val="left" w:pos="1800"/>
                <w:tab w:val="left" w:pos="2340"/>
                <w:tab w:val="left" w:pos="4860"/>
                <w:tab w:val="left" w:pos="5760"/>
              </w:tabs>
              <w:snapToGrid w:val="0"/>
              <w:spacing w:before="120" w:line="240" w:lineRule="auto"/>
              <w:ind w:firstLineChars="200" w:firstLine="449"/>
              <w:jc w:val="both"/>
              <w:textAlignment w:val="baseline"/>
              <w:rPr>
                <w:rFonts w:ascii="Verdana" w:eastAsia="SimSun" w:hAnsi="Verdana" w:cs="Calibri"/>
                <w:b/>
                <w:sz w:val="22"/>
                <w:szCs w:val="22"/>
                <w:lang w:eastAsia="zh-CN"/>
              </w:rPr>
            </w:pPr>
            <w:r>
              <w:rPr>
                <w:rFonts w:ascii="Verdana" w:eastAsia="SimSun" w:hAnsi="Verdana" w:cs="Calibri"/>
                <w:b/>
                <w:noProof/>
                <w:sz w:val="22"/>
                <w:szCs w:val="22"/>
                <w:lang w:val="en-US" w:eastAsia="en-US"/>
              </w:rPr>
              <w:drawing>
                <wp:inline distT="0" distB="0" distL="0" distR="0" wp14:anchorId="6B364396" wp14:editId="41CBAC21">
                  <wp:extent cx="726918" cy="514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LONSMYSIGNSEAL_page-0001.jpg"/>
                          <pic:cNvPicPr/>
                        </pic:nvPicPr>
                        <pic:blipFill>
                          <a:blip r:embed="rId8">
                            <a:extLst>
                              <a:ext uri="{28A0092B-C50C-407E-A947-70E740481C1C}">
                                <a14:useLocalDpi xmlns:a14="http://schemas.microsoft.com/office/drawing/2010/main" val="0"/>
                              </a:ext>
                            </a:extLst>
                          </a:blip>
                          <a:stretch>
                            <a:fillRect/>
                          </a:stretch>
                        </pic:blipFill>
                        <pic:spPr>
                          <a:xfrm>
                            <a:off x="0" y="0"/>
                            <a:ext cx="726433" cy="514007"/>
                          </a:xfrm>
                          <a:prstGeom prst="rect">
                            <a:avLst/>
                          </a:prstGeom>
                        </pic:spPr>
                      </pic:pic>
                    </a:graphicData>
                  </a:graphic>
                </wp:inline>
              </w:drawing>
            </w:r>
          </w:p>
          <w:p w14:paraId="4B93B36A" w14:textId="50ED684E" w:rsidR="009426A0" w:rsidRPr="008C5C34" w:rsidRDefault="009426A0" w:rsidP="009426A0">
            <w:pPr>
              <w:tabs>
                <w:tab w:val="left" w:pos="450"/>
                <w:tab w:val="left" w:pos="1800"/>
                <w:tab w:val="left" w:pos="2340"/>
                <w:tab w:val="left" w:pos="4860"/>
                <w:tab w:val="left" w:pos="5760"/>
              </w:tabs>
              <w:snapToGrid w:val="0"/>
              <w:spacing w:before="120" w:line="240" w:lineRule="auto"/>
              <w:ind w:firstLineChars="200" w:firstLine="571"/>
              <w:jc w:val="both"/>
              <w:textAlignment w:val="baseline"/>
              <w:rPr>
                <w:rFonts w:ascii="Verdana" w:eastAsia="SimSun" w:hAnsi="Verdana" w:cs="Calibri"/>
                <w:b/>
                <w:sz w:val="22"/>
                <w:szCs w:val="22"/>
                <w:lang w:eastAsia="zh-CN"/>
              </w:rPr>
            </w:pPr>
            <w:r>
              <w:rPr>
                <w:b/>
                <w:bCs/>
                <w:noProof/>
                <w:color w:val="002060"/>
                <w:sz w:val="28"/>
                <w:szCs w:val="28"/>
                <w:lang w:val="en-US" w:eastAsia="en-US"/>
              </w:rPr>
              <w:lastRenderedPageBreak/>
              <w:drawing>
                <wp:inline distT="0" distB="0" distL="0" distR="0" wp14:anchorId="3EC761E9" wp14:editId="0203FEDD">
                  <wp:extent cx="1945083" cy="259337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12-18 at 11.26.56.jpe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47211" cy="2596211"/>
                          </a:xfrm>
                          <a:prstGeom prst="rect">
                            <a:avLst/>
                          </a:prstGeom>
                        </pic:spPr>
                      </pic:pic>
                    </a:graphicData>
                  </a:graphic>
                </wp:inline>
              </w:drawing>
            </w:r>
          </w:p>
        </w:tc>
        <w:tc>
          <w:tcPr>
            <w:tcW w:w="3933" w:type="dxa"/>
          </w:tcPr>
          <w:p w14:paraId="7C56D028" w14:textId="77777777" w:rsidR="00786B06" w:rsidRPr="008C5C34" w:rsidRDefault="00786B06" w:rsidP="005A3B49">
            <w:pPr>
              <w:tabs>
                <w:tab w:val="left" w:pos="1440"/>
                <w:tab w:val="left" w:pos="2160"/>
                <w:tab w:val="left" w:pos="2880"/>
              </w:tabs>
              <w:snapToGrid w:val="0"/>
              <w:spacing w:before="120" w:line="240" w:lineRule="auto"/>
              <w:ind w:firstLineChars="200" w:firstLine="449"/>
              <w:jc w:val="both"/>
              <w:textAlignment w:val="baseline"/>
              <w:rPr>
                <w:rFonts w:ascii="Verdana" w:eastAsia="SimSun" w:hAnsi="Verdana" w:cs="Calibri"/>
                <w:b/>
                <w:sz w:val="22"/>
                <w:szCs w:val="22"/>
                <w:lang w:eastAsia="zh-CN"/>
              </w:rPr>
            </w:pPr>
          </w:p>
          <w:p w14:paraId="297C88E4" w14:textId="77777777" w:rsidR="00786B06" w:rsidRPr="008C5C34" w:rsidRDefault="00786B06" w:rsidP="005A3B49">
            <w:pPr>
              <w:tabs>
                <w:tab w:val="left" w:pos="1440"/>
                <w:tab w:val="left" w:pos="2160"/>
                <w:tab w:val="left" w:pos="2880"/>
              </w:tabs>
              <w:snapToGrid w:val="0"/>
              <w:spacing w:before="120" w:line="240" w:lineRule="auto"/>
              <w:ind w:firstLineChars="200" w:firstLine="449"/>
              <w:jc w:val="both"/>
              <w:textAlignment w:val="baseline"/>
              <w:rPr>
                <w:rFonts w:ascii="Verdana" w:eastAsia="SimSun" w:hAnsi="Verdana" w:cs="Calibri"/>
                <w:b/>
                <w:sz w:val="22"/>
                <w:szCs w:val="22"/>
                <w:lang w:eastAsia="zh-CN"/>
              </w:rPr>
            </w:pPr>
          </w:p>
        </w:tc>
      </w:tr>
    </w:tbl>
    <w:p w14:paraId="6ED406E1" w14:textId="77777777" w:rsidR="00786B06" w:rsidRPr="008C5C34" w:rsidRDefault="00E42445">
      <w:pPr>
        <w:spacing w:before="120" w:line="240" w:lineRule="auto"/>
        <w:ind w:firstLineChars="200" w:firstLine="440"/>
        <w:rPr>
          <w:rFonts w:ascii="Verdana" w:eastAsia="SimSun" w:hAnsi="Verdana" w:cs="Calibri"/>
          <w:sz w:val="22"/>
          <w:szCs w:val="22"/>
        </w:rPr>
      </w:pPr>
      <w:r w:rsidRPr="008C5C34">
        <w:rPr>
          <w:rFonts w:ascii="Verdana" w:eastAsia="SimSun" w:hAnsi="Verdana" w:cs="Calibri"/>
          <w:sz w:val="22"/>
          <w:szCs w:val="22"/>
        </w:rPr>
        <w:br w:type="page"/>
      </w:r>
    </w:p>
    <w:p w14:paraId="5718DF59" w14:textId="77777777" w:rsidR="00786B06" w:rsidRPr="008C5C34" w:rsidRDefault="00E42445" w:rsidP="005A3B49">
      <w:pPr>
        <w:spacing w:before="120" w:line="240" w:lineRule="auto"/>
        <w:ind w:firstLineChars="200" w:firstLine="449"/>
        <w:jc w:val="center"/>
        <w:rPr>
          <w:rFonts w:ascii="Verdana" w:eastAsia="SimSun" w:hAnsi="Verdana"/>
          <w:b/>
          <w:bCs/>
          <w:sz w:val="22"/>
          <w:lang w:val="en-US" w:eastAsia="zh-CN"/>
        </w:rPr>
      </w:pPr>
      <w:r w:rsidRPr="008C5C34">
        <w:rPr>
          <w:rFonts w:ascii="Verdana" w:eastAsia="SimSun" w:hAnsi="Verdana"/>
          <w:b/>
          <w:bCs/>
          <w:sz w:val="22"/>
          <w:lang w:val="en-US" w:eastAsia="zh-CN"/>
        </w:rPr>
        <w:lastRenderedPageBreak/>
        <w:t>Schedule A: Discharging Conditions</w:t>
      </w:r>
    </w:p>
    <w:p w14:paraId="1AFBD982" w14:textId="5DED43E9" w:rsidR="00786B06" w:rsidRPr="008C5C34" w:rsidRDefault="00E42445" w:rsidP="00A35E1E">
      <w:pPr>
        <w:spacing w:before="120" w:after="0" w:line="240" w:lineRule="auto"/>
        <w:ind w:firstLineChars="200" w:firstLine="440"/>
        <w:rPr>
          <w:rFonts w:ascii="Verdana" w:eastAsia="SimSun" w:hAnsi="Verdana"/>
          <w:sz w:val="22"/>
          <w:szCs w:val="21"/>
        </w:rPr>
      </w:pPr>
      <w:r w:rsidRPr="008C5C34">
        <w:rPr>
          <w:rFonts w:ascii="Verdana" w:eastAsia="SimSun" w:hAnsi="Verdana"/>
          <w:sz w:val="22"/>
          <w:szCs w:val="21"/>
        </w:rPr>
        <w:t>Discharge Port: 1 sa</w:t>
      </w:r>
      <w:r w:rsidR="00A35E1E">
        <w:rPr>
          <w:rFonts w:ascii="Verdana" w:eastAsia="SimSun" w:hAnsi="Verdana"/>
          <w:sz w:val="22"/>
          <w:szCs w:val="21"/>
        </w:rPr>
        <w:t xml:space="preserve">fe berths, 1 safe port </w:t>
      </w:r>
      <w:r w:rsidR="00922F30">
        <w:rPr>
          <w:rFonts w:ascii="Verdana" w:eastAsia="SimSun" w:hAnsi="Verdana"/>
          <w:sz w:val="22"/>
          <w:szCs w:val="21"/>
        </w:rPr>
        <w:t>at (Actual port)</w:t>
      </w:r>
      <w:r w:rsidRPr="008C5C34">
        <w:rPr>
          <w:rFonts w:ascii="Verdana" w:eastAsia="SimSun" w:hAnsi="Verdana"/>
          <w:sz w:val="22"/>
          <w:szCs w:val="21"/>
        </w:rPr>
        <w:t>,</w:t>
      </w:r>
      <w:r w:rsidR="00A35E1E">
        <w:rPr>
          <w:rFonts w:ascii="Verdana" w:eastAsia="SimSun" w:hAnsi="Verdana"/>
          <w:sz w:val="22"/>
          <w:szCs w:val="21"/>
        </w:rPr>
        <w:t xml:space="preserve"> </w:t>
      </w:r>
      <w:r w:rsidRPr="008C5C34">
        <w:rPr>
          <w:rFonts w:ascii="Verdana" w:eastAsia="SimSun" w:hAnsi="Verdana"/>
          <w:sz w:val="22"/>
          <w:szCs w:val="21"/>
        </w:rPr>
        <w:t xml:space="preserve">CHINA. </w:t>
      </w:r>
    </w:p>
    <w:p w14:paraId="4AD40700" w14:textId="0B024E50" w:rsidR="00786B06" w:rsidRPr="008C5C34" w:rsidRDefault="00E42445">
      <w:pPr>
        <w:autoSpaceDE w:val="0"/>
        <w:autoSpaceDN w:val="0"/>
        <w:adjustRightInd w:val="0"/>
        <w:spacing w:before="120" w:after="0" w:line="240" w:lineRule="auto"/>
        <w:ind w:firstLineChars="200" w:firstLine="440"/>
        <w:rPr>
          <w:rFonts w:ascii="Verdana" w:eastAsia="SimSun" w:hAnsi="Verdana"/>
          <w:sz w:val="22"/>
          <w:szCs w:val="21"/>
        </w:rPr>
      </w:pPr>
      <w:r w:rsidRPr="008C5C34">
        <w:rPr>
          <w:rFonts w:ascii="Verdana" w:eastAsia="SimSun" w:hAnsi="Verdana"/>
          <w:sz w:val="22"/>
          <w:szCs w:val="21"/>
        </w:rPr>
        <w:t>NOTICE OF READINESS</w:t>
      </w:r>
      <w:r w:rsidR="00A35E1E">
        <w:rPr>
          <w:rFonts w:ascii="Verdana" w:eastAsia="SimSun" w:hAnsi="Verdana"/>
          <w:sz w:val="22"/>
          <w:szCs w:val="21"/>
        </w:rPr>
        <w:t xml:space="preserve"> </w:t>
      </w:r>
    </w:p>
    <w:p w14:paraId="7DAFB709" w14:textId="5344506A" w:rsidR="00786B06" w:rsidRPr="008C5C34" w:rsidRDefault="00E42445" w:rsidP="00A35E1E">
      <w:pPr>
        <w:autoSpaceDE w:val="0"/>
        <w:autoSpaceDN w:val="0"/>
        <w:adjustRightInd w:val="0"/>
        <w:spacing w:before="120" w:after="0" w:line="240" w:lineRule="auto"/>
        <w:ind w:left="420" w:firstLineChars="9" w:firstLine="20"/>
        <w:rPr>
          <w:rFonts w:ascii="Verdana" w:eastAsia="SimSun" w:hAnsi="Verdana"/>
          <w:sz w:val="22"/>
          <w:szCs w:val="21"/>
        </w:rPr>
      </w:pPr>
      <w:r w:rsidRPr="008C5C34">
        <w:rPr>
          <w:rFonts w:ascii="Verdana" w:eastAsia="SimSun" w:hAnsi="Verdana"/>
          <w:sz w:val="22"/>
          <w:szCs w:val="21"/>
        </w:rPr>
        <w:t xml:space="preserve">At port of discharging notice of readiness shall be given to the Charterers or their Agents when the Vessel is in all respects ready to discharge at the discharging berth. If a discharging berth is not designated or if such designated berth is not available upon the Vessel's arrival at or off the port, notice of readiness may be given upon arrival at the waiting place at or off the port. </w:t>
      </w:r>
    </w:p>
    <w:p w14:paraId="590DC4E3" w14:textId="1C6113E1" w:rsidR="00786B06" w:rsidRPr="008C5C34" w:rsidRDefault="00E42445">
      <w:pPr>
        <w:autoSpaceDE w:val="0"/>
        <w:autoSpaceDN w:val="0"/>
        <w:adjustRightInd w:val="0"/>
        <w:spacing w:before="120" w:after="0" w:line="240" w:lineRule="auto"/>
        <w:ind w:firstLineChars="200" w:firstLine="440"/>
        <w:rPr>
          <w:rFonts w:ascii="Verdana" w:eastAsia="SimSun" w:hAnsi="Verdana"/>
          <w:sz w:val="22"/>
          <w:szCs w:val="21"/>
        </w:rPr>
      </w:pPr>
      <w:r w:rsidRPr="008C5C34">
        <w:rPr>
          <w:rFonts w:ascii="Verdana" w:eastAsia="SimSun" w:hAnsi="Verdana"/>
          <w:sz w:val="22"/>
          <w:szCs w:val="21"/>
        </w:rPr>
        <w:t>DISCHARGING RATE AND LAYTIME</w:t>
      </w:r>
      <w:r w:rsidR="00A35E1E">
        <w:rPr>
          <w:rFonts w:ascii="Verdana" w:eastAsia="SimSun" w:hAnsi="Verdana"/>
          <w:sz w:val="22"/>
          <w:szCs w:val="21"/>
        </w:rPr>
        <w:t xml:space="preserve"> </w:t>
      </w:r>
    </w:p>
    <w:p w14:paraId="6D7129AD" w14:textId="320E3FC7" w:rsidR="00786B06" w:rsidRPr="008C5C34" w:rsidRDefault="00E42445" w:rsidP="00922F30">
      <w:pPr>
        <w:autoSpaceDE w:val="0"/>
        <w:autoSpaceDN w:val="0"/>
        <w:adjustRightInd w:val="0"/>
        <w:spacing w:before="120" w:after="0" w:line="240" w:lineRule="auto"/>
        <w:ind w:left="420" w:firstLineChars="9" w:firstLine="20"/>
        <w:rPr>
          <w:rFonts w:ascii="Verdana" w:eastAsia="SimSun" w:hAnsi="Verdana"/>
          <w:sz w:val="22"/>
          <w:szCs w:val="21"/>
        </w:rPr>
      </w:pPr>
      <w:r w:rsidRPr="008C5C34">
        <w:rPr>
          <w:rFonts w:ascii="Verdana" w:eastAsia="SimSun" w:hAnsi="Verdana"/>
          <w:sz w:val="22"/>
          <w:szCs w:val="21"/>
        </w:rPr>
        <w:t>Discharging shall be effected at the customary rate of 30,000 metric tons per weather-working day,</w:t>
      </w:r>
      <w:r w:rsidR="00A35E1E">
        <w:rPr>
          <w:rFonts w:ascii="Verdana" w:eastAsia="SimSun" w:hAnsi="Verdana"/>
          <w:sz w:val="22"/>
          <w:szCs w:val="21"/>
        </w:rPr>
        <w:t xml:space="preserve"> </w:t>
      </w:r>
      <w:r w:rsidRPr="008C5C34">
        <w:rPr>
          <w:rFonts w:ascii="Verdana" w:eastAsia="SimSun" w:hAnsi="Verdana"/>
          <w:sz w:val="22"/>
          <w:szCs w:val="21"/>
        </w:rPr>
        <w:t>Saturday</w:t>
      </w:r>
      <w:r w:rsidRPr="008C5C34">
        <w:rPr>
          <w:rFonts w:ascii="Verdana" w:eastAsia="SimSun" w:hAnsi="Verdana"/>
          <w:sz w:val="22"/>
          <w:szCs w:val="21"/>
          <w:lang w:eastAsia="zh-CN"/>
        </w:rPr>
        <w:t>、</w:t>
      </w:r>
      <w:r w:rsidRPr="008C5C34">
        <w:rPr>
          <w:rFonts w:ascii="Verdana" w:eastAsia="SimSun" w:hAnsi="Verdana"/>
          <w:sz w:val="22"/>
          <w:szCs w:val="21"/>
        </w:rPr>
        <w:t>Sundays and holidays included</w:t>
      </w:r>
      <w:r w:rsidR="00922F30">
        <w:rPr>
          <w:rFonts w:ascii="Verdana" w:eastAsia="SimSun" w:hAnsi="Verdana"/>
          <w:sz w:val="22"/>
          <w:szCs w:val="21"/>
        </w:rPr>
        <w:t>.</w:t>
      </w:r>
    </w:p>
    <w:p w14:paraId="184AFA59" w14:textId="29E0E07E" w:rsidR="00786B06" w:rsidRPr="008C5C34" w:rsidRDefault="00922F30" w:rsidP="00922F30">
      <w:pPr>
        <w:autoSpaceDE w:val="0"/>
        <w:autoSpaceDN w:val="0"/>
        <w:adjustRightInd w:val="0"/>
        <w:spacing w:before="120" w:after="0" w:line="240" w:lineRule="auto"/>
        <w:ind w:left="420" w:firstLineChars="9" w:firstLine="20"/>
        <w:rPr>
          <w:rFonts w:ascii="Verdana" w:eastAsia="SimSun" w:hAnsi="Verdana"/>
          <w:sz w:val="22"/>
          <w:szCs w:val="21"/>
        </w:rPr>
      </w:pPr>
      <w:r>
        <w:rPr>
          <w:rFonts w:ascii="Verdana" w:eastAsia="SimSun" w:hAnsi="Verdana"/>
          <w:sz w:val="22"/>
          <w:szCs w:val="21"/>
        </w:rPr>
        <w:t xml:space="preserve">Laytime shall commence </w:t>
      </w:r>
      <w:r w:rsidR="000C3675">
        <w:rPr>
          <w:rFonts w:ascii="Verdana" w:eastAsia="SimSun" w:hAnsi="Verdana"/>
          <w:sz w:val="22"/>
          <w:szCs w:val="21"/>
        </w:rPr>
        <w:t>twenty-four</w:t>
      </w:r>
      <w:r w:rsidR="00E42445" w:rsidRPr="008C5C34">
        <w:rPr>
          <w:rFonts w:ascii="Verdana" w:eastAsia="SimSun" w:hAnsi="Verdana"/>
          <w:sz w:val="22"/>
          <w:szCs w:val="21"/>
        </w:rPr>
        <w:t xml:space="preserve"> </w:t>
      </w:r>
      <w:r>
        <w:rPr>
          <w:rFonts w:ascii="Verdana" w:eastAsia="SimSun" w:hAnsi="Verdana"/>
          <w:sz w:val="22"/>
          <w:szCs w:val="21"/>
        </w:rPr>
        <w:t>(24</w:t>
      </w:r>
      <w:r w:rsidR="00E42445" w:rsidRPr="008C5C34">
        <w:rPr>
          <w:rFonts w:ascii="Verdana" w:eastAsia="SimSun" w:hAnsi="Verdana"/>
          <w:sz w:val="22"/>
          <w:szCs w:val="21"/>
        </w:rPr>
        <w:t>) hours after tendering Notice of Readiness, even if on demurrage, unless discharging commences sooner. If the berth is not available, vessel shall anchor as directed by the Agent and/or port authorities (as directed by receivers) and tender Notice of Readiness. La</w:t>
      </w:r>
      <w:r>
        <w:rPr>
          <w:rFonts w:ascii="Verdana" w:eastAsia="SimSun" w:hAnsi="Verdana"/>
          <w:sz w:val="22"/>
          <w:szCs w:val="21"/>
        </w:rPr>
        <w:t xml:space="preserve">ytime then shall commence </w:t>
      </w:r>
      <w:r w:rsidR="000C3675">
        <w:rPr>
          <w:rFonts w:ascii="Verdana" w:eastAsia="SimSun" w:hAnsi="Verdana"/>
          <w:sz w:val="22"/>
          <w:szCs w:val="21"/>
        </w:rPr>
        <w:t>twenty-four</w:t>
      </w:r>
      <w:r>
        <w:rPr>
          <w:rFonts w:ascii="Verdana" w:eastAsia="SimSun" w:hAnsi="Verdana"/>
          <w:sz w:val="22"/>
          <w:szCs w:val="21"/>
        </w:rPr>
        <w:t xml:space="preserve"> (</w:t>
      </w:r>
      <w:r w:rsidR="00E42445" w:rsidRPr="008C5C34">
        <w:rPr>
          <w:rFonts w:ascii="Verdana" w:eastAsia="SimSun" w:hAnsi="Verdana"/>
          <w:sz w:val="22"/>
          <w:szCs w:val="21"/>
        </w:rPr>
        <w:t>2</w:t>
      </w:r>
      <w:r>
        <w:rPr>
          <w:rFonts w:ascii="Verdana" w:eastAsia="SimSun" w:hAnsi="Verdana"/>
          <w:sz w:val="22"/>
          <w:szCs w:val="21"/>
        </w:rPr>
        <w:t>4</w:t>
      </w:r>
      <w:r w:rsidR="00E42445" w:rsidRPr="008C5C34">
        <w:rPr>
          <w:rFonts w:ascii="Verdana" w:eastAsia="SimSun" w:hAnsi="Verdana"/>
          <w:sz w:val="22"/>
          <w:szCs w:val="21"/>
        </w:rPr>
        <w:t>) hours after tendering, unless discharging commences sooner. Laytime shall end</w:t>
      </w:r>
      <w:r>
        <w:rPr>
          <w:rFonts w:ascii="Verdana" w:eastAsia="SimSun" w:hAnsi="Verdana"/>
          <w:sz w:val="22"/>
          <w:szCs w:val="21"/>
        </w:rPr>
        <w:t xml:space="preserve"> after completion of discharge.</w:t>
      </w:r>
    </w:p>
    <w:p w14:paraId="4489FB52" w14:textId="64D7268E" w:rsidR="00786B06" w:rsidRPr="008C5C34" w:rsidRDefault="00922F30" w:rsidP="00922F30">
      <w:pPr>
        <w:autoSpaceDE w:val="0"/>
        <w:autoSpaceDN w:val="0"/>
        <w:adjustRightInd w:val="0"/>
        <w:spacing w:before="120" w:after="0" w:line="240" w:lineRule="auto"/>
        <w:ind w:firstLineChars="200" w:firstLine="440"/>
        <w:rPr>
          <w:rFonts w:ascii="Verdana" w:eastAsia="SimSun" w:hAnsi="Verdana"/>
          <w:sz w:val="22"/>
          <w:szCs w:val="21"/>
          <w:lang w:eastAsia="zh-CN"/>
        </w:rPr>
      </w:pPr>
      <w:r>
        <w:rPr>
          <w:rFonts w:ascii="Verdana" w:eastAsia="SimSun" w:hAnsi="Verdana"/>
          <w:sz w:val="22"/>
          <w:szCs w:val="21"/>
          <w:lang w:eastAsia="zh-CN"/>
        </w:rPr>
        <w:t xml:space="preserve">DEMMURAGE: </w:t>
      </w:r>
      <w:r>
        <w:rPr>
          <w:rFonts w:ascii="Verdana" w:eastAsia="SimSun" w:hAnsi="Verdana"/>
          <w:sz w:val="22"/>
          <w:szCs w:val="21"/>
        </w:rPr>
        <w:t>O</w:t>
      </w:r>
      <w:r w:rsidR="00E42445" w:rsidRPr="008C5C34">
        <w:rPr>
          <w:rFonts w:ascii="Verdana" w:eastAsia="SimSun" w:hAnsi="Verdana"/>
          <w:sz w:val="22"/>
          <w:szCs w:val="21"/>
        </w:rPr>
        <w:t xml:space="preserve">nce demurrage always </w:t>
      </w:r>
      <w:r>
        <w:rPr>
          <w:rFonts w:ascii="Verdana" w:eastAsia="SimSun" w:hAnsi="Verdana"/>
          <w:sz w:val="22"/>
          <w:szCs w:val="21"/>
        </w:rPr>
        <w:t xml:space="preserve">on </w:t>
      </w:r>
      <w:r w:rsidR="00E42445" w:rsidRPr="008C5C34">
        <w:rPr>
          <w:rFonts w:ascii="Verdana" w:eastAsia="SimSun" w:hAnsi="Verdana"/>
          <w:sz w:val="22"/>
          <w:szCs w:val="21"/>
        </w:rPr>
        <w:t>demurrage.</w:t>
      </w:r>
    </w:p>
    <w:p w14:paraId="517FC0AC" w14:textId="17911E88" w:rsidR="00786B06" w:rsidRPr="008C5C34" w:rsidRDefault="00922F30" w:rsidP="00922F30">
      <w:pPr>
        <w:autoSpaceDE w:val="0"/>
        <w:autoSpaceDN w:val="0"/>
        <w:adjustRightInd w:val="0"/>
        <w:spacing w:before="120" w:after="0" w:line="240" w:lineRule="auto"/>
        <w:ind w:left="420" w:firstLineChars="9" w:firstLine="20"/>
        <w:rPr>
          <w:rFonts w:ascii="Verdana" w:eastAsia="SimSun" w:hAnsi="Verdana"/>
          <w:sz w:val="22"/>
          <w:szCs w:val="21"/>
        </w:rPr>
      </w:pPr>
      <w:r w:rsidRPr="008C5C34">
        <w:rPr>
          <w:rFonts w:ascii="Verdana" w:eastAsia="SimSun" w:hAnsi="Verdana"/>
          <w:sz w:val="22"/>
          <w:szCs w:val="21"/>
        </w:rPr>
        <w:t>DISCHARGE PORT AGENT</w:t>
      </w:r>
      <w:r w:rsidR="00E42445" w:rsidRPr="008C5C34">
        <w:rPr>
          <w:rFonts w:ascii="Verdana" w:eastAsia="SimSun" w:hAnsi="Verdana"/>
          <w:sz w:val="22"/>
          <w:szCs w:val="21"/>
        </w:rPr>
        <w:t xml:space="preserve">: Vessels are to be consigned to the </w:t>
      </w:r>
      <w:r w:rsidR="00E42445" w:rsidRPr="008C5C34">
        <w:rPr>
          <w:rFonts w:ascii="Verdana" w:eastAsia="SimSun" w:hAnsi="Verdana"/>
          <w:sz w:val="22"/>
          <w:szCs w:val="21"/>
          <w:lang w:val="en-US" w:eastAsia="zh-CN"/>
        </w:rPr>
        <w:t>Buyer</w:t>
      </w:r>
      <w:r w:rsidR="00E42445" w:rsidRPr="008C5C34">
        <w:rPr>
          <w:rFonts w:ascii="Verdana" w:eastAsia="SimSun" w:hAnsi="Verdana"/>
          <w:sz w:val="22"/>
          <w:szCs w:val="21"/>
        </w:rPr>
        <w:t xml:space="preserve">'s ship agent at the Port of Discharge.  </w:t>
      </w:r>
    </w:p>
    <w:p w14:paraId="6AED1A82" w14:textId="251EEE8E" w:rsidR="00922F30" w:rsidRDefault="00922F30" w:rsidP="00922F30">
      <w:pPr>
        <w:autoSpaceDE w:val="0"/>
        <w:autoSpaceDN w:val="0"/>
        <w:adjustRightInd w:val="0"/>
        <w:spacing w:before="120" w:after="0" w:line="240" w:lineRule="auto"/>
        <w:ind w:left="420" w:firstLineChars="9" w:firstLine="20"/>
        <w:rPr>
          <w:rFonts w:ascii="Verdana" w:eastAsia="SimSun" w:hAnsi="Verdana"/>
          <w:sz w:val="22"/>
          <w:szCs w:val="21"/>
        </w:rPr>
      </w:pPr>
      <w:r>
        <w:rPr>
          <w:rFonts w:ascii="Verdana" w:eastAsia="SimSun" w:hAnsi="Verdana"/>
          <w:sz w:val="22"/>
          <w:szCs w:val="21"/>
        </w:rPr>
        <w:t>LAYTIME:</w:t>
      </w:r>
    </w:p>
    <w:p w14:paraId="2D0F577C" w14:textId="77777777" w:rsidR="00786B06" w:rsidRPr="008C5C34" w:rsidRDefault="00E42445" w:rsidP="00922F30">
      <w:pPr>
        <w:autoSpaceDE w:val="0"/>
        <w:autoSpaceDN w:val="0"/>
        <w:adjustRightInd w:val="0"/>
        <w:spacing w:before="120" w:after="0" w:line="240" w:lineRule="auto"/>
        <w:ind w:left="420" w:firstLineChars="9" w:firstLine="20"/>
        <w:rPr>
          <w:rFonts w:ascii="Verdana" w:eastAsia="SimSun" w:hAnsi="Verdana"/>
          <w:sz w:val="22"/>
          <w:szCs w:val="21"/>
        </w:rPr>
      </w:pPr>
      <w:r w:rsidRPr="008C5C34">
        <w:rPr>
          <w:rFonts w:ascii="Verdana" w:eastAsia="SimSun" w:hAnsi="Verdana"/>
          <w:sz w:val="22"/>
          <w:szCs w:val="21"/>
        </w:rPr>
        <w:t>Time lost in waiting for berth shall count as laytime; time for draft survey not to count as laytime even vessel on demurrage</w:t>
      </w:r>
    </w:p>
    <w:p w14:paraId="3B347228" w14:textId="77777777" w:rsidR="00786B06" w:rsidRPr="008C5C34" w:rsidRDefault="00E42445" w:rsidP="00922F30">
      <w:pPr>
        <w:autoSpaceDE w:val="0"/>
        <w:autoSpaceDN w:val="0"/>
        <w:adjustRightInd w:val="0"/>
        <w:spacing w:before="120" w:after="0" w:line="240" w:lineRule="auto"/>
        <w:ind w:left="420" w:firstLineChars="9" w:firstLine="20"/>
        <w:rPr>
          <w:rFonts w:ascii="Verdana" w:eastAsia="SimSun" w:hAnsi="Verdana"/>
          <w:sz w:val="22"/>
          <w:szCs w:val="21"/>
        </w:rPr>
      </w:pPr>
      <w:r w:rsidRPr="008C5C34">
        <w:rPr>
          <w:rFonts w:ascii="Verdana" w:eastAsia="SimSun" w:hAnsi="Verdana"/>
          <w:sz w:val="22"/>
          <w:szCs w:val="21"/>
        </w:rPr>
        <w:t>Time lost due to breakdown or deficiency of vessel’s equipment affecting discharging will be deducted from laytime or demurrage pro-rated.</w:t>
      </w:r>
    </w:p>
    <w:p w14:paraId="7FFC00F0" w14:textId="77777777" w:rsidR="00786B06" w:rsidRPr="008C5C34" w:rsidRDefault="00E42445">
      <w:pPr>
        <w:autoSpaceDE w:val="0"/>
        <w:autoSpaceDN w:val="0"/>
        <w:adjustRightInd w:val="0"/>
        <w:spacing w:before="120" w:after="0" w:line="240" w:lineRule="auto"/>
        <w:ind w:firstLineChars="200" w:firstLine="440"/>
        <w:rPr>
          <w:rFonts w:ascii="Verdana" w:eastAsia="SimSun" w:hAnsi="Verdana"/>
          <w:sz w:val="22"/>
          <w:szCs w:val="21"/>
        </w:rPr>
      </w:pPr>
      <w:r w:rsidRPr="008C5C34">
        <w:rPr>
          <w:rFonts w:ascii="Verdana" w:eastAsia="SimSun" w:hAnsi="Verdana"/>
          <w:sz w:val="22"/>
          <w:szCs w:val="21"/>
        </w:rPr>
        <w:t>The time used for draft survey, custom clearance will not count as laytime.</w:t>
      </w:r>
    </w:p>
    <w:p w14:paraId="01BCF658" w14:textId="2CEF145E" w:rsidR="00786B06" w:rsidRPr="008C5C34" w:rsidRDefault="00786B06">
      <w:pPr>
        <w:tabs>
          <w:tab w:val="left" w:pos="1702"/>
        </w:tabs>
        <w:spacing w:before="120" w:after="0" w:line="240" w:lineRule="auto"/>
        <w:ind w:firstLineChars="200" w:firstLine="440"/>
        <w:rPr>
          <w:rFonts w:ascii="Verdana" w:eastAsia="SimSun" w:hAnsi="Verdana"/>
          <w:sz w:val="22"/>
          <w:lang w:eastAsia="zh-CN"/>
        </w:rPr>
      </w:pPr>
    </w:p>
    <w:sectPr w:rsidR="00786B06" w:rsidRPr="008C5C34" w:rsidSect="007B2558">
      <w:headerReference w:type="default" r:id="rId10"/>
      <w:footerReference w:type="even" r:id="rId11"/>
      <w:footerReference w:type="default" r:id="rId12"/>
      <w:pgSz w:w="11907" w:h="16839" w:code="9"/>
      <w:pgMar w:top="814" w:right="851" w:bottom="1135" w:left="1077" w:header="709" w:footer="731"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470013" w14:textId="77777777" w:rsidR="00D37D98" w:rsidRDefault="00D37D98">
      <w:pPr>
        <w:spacing w:line="240" w:lineRule="auto"/>
      </w:pPr>
      <w:r>
        <w:separator/>
      </w:r>
    </w:p>
  </w:endnote>
  <w:endnote w:type="continuationSeparator" w:id="0">
    <w:p w14:paraId="5EF9C0DA" w14:textId="77777777" w:rsidR="00D37D98" w:rsidRDefault="00D37D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TE27DC098t00">
    <w:altName w:val="SimSun"/>
    <w:panose1 w:val="020B0604020202020204"/>
    <w:charset w:val="86"/>
    <w:family w:val="auto"/>
    <w:pitch w:val="default"/>
    <w:sig w:usb0="00000000" w:usb1="00000000" w:usb2="00000010" w:usb3="00000000" w:csb0="00040000" w:csb1="00000000"/>
  </w:font>
  <w:font w:name="Helvetica Neue">
    <w:panose1 w:val="02000503000000020004"/>
    <w:charset w:val="00"/>
    <w:family w:val="auto"/>
    <w:pitch w:val="variable"/>
    <w:sig w:usb0="E50002FF" w:usb1="500079DB" w:usb2="00000010" w:usb3="00000000" w:csb0="00000001" w:csb1="00000000"/>
  </w:font>
  <w:font w:name=".pingfang sc">
    <w:altName w:val="Segoe Print"/>
    <w:panose1 w:val="020B0604020202020204"/>
    <w:charset w:val="00"/>
    <w:family w:val="auto"/>
    <w:pitch w:val="default"/>
  </w:font>
  <w:font w:name="Mangal">
    <w:panose1 w:val="02040503050203030202"/>
    <w:charset w:val="01"/>
    <w:family w:val="roman"/>
    <w:pitch w:val="variable"/>
    <w:sig w:usb0="0000A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Script MT Bold">
    <w:panose1 w:val="03040602040607080904"/>
    <w:charset w:val="4D"/>
    <w:family w:val="script"/>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Batang">
    <w:altName w:val="바탕"/>
    <w:panose1 w:val="02030600000101010101"/>
    <w:charset w:val="81"/>
    <w:family w:val="roman"/>
    <w:pitch w:val="variable"/>
    <w:sig w:usb0="B00002AF" w:usb1="69D77CFB" w:usb2="00000030" w:usb3="00000000" w:csb0="0008009F" w:csb1="00000000"/>
  </w:font>
  <w:font w:name="Algerian">
    <w:panose1 w:val="04020705040A02060702"/>
    <w:charset w:val="4D"/>
    <w:family w:val="decorative"/>
    <w:pitch w:val="variable"/>
    <w:sig w:usb0="00000003" w:usb1="00000000" w:usb2="00000000" w:usb3="00000000" w:csb0="00000001" w:csb1="00000000"/>
  </w:font>
  <w:font w:name="Berlin Sans FB">
    <w:panose1 w:val="020E0602020502020306"/>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B5BB4E" w14:textId="77777777" w:rsidR="00F57EDF" w:rsidRDefault="00F57ED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3</w:t>
    </w:r>
    <w:r>
      <w:rPr>
        <w:rStyle w:val="PageNumber"/>
      </w:rPr>
      <w:fldChar w:fldCharType="end"/>
    </w:r>
  </w:p>
  <w:p w14:paraId="02DF5AC2" w14:textId="77777777" w:rsidR="00F57EDF" w:rsidRDefault="00F57ED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D3FA83" w14:textId="77777777" w:rsidR="005A3B49" w:rsidRPr="004A088E" w:rsidRDefault="005A3B49" w:rsidP="005A3B49">
    <w:pPr>
      <w:pStyle w:val="Footer"/>
      <w:ind w:left="1680" w:right="1680"/>
      <w:jc w:val="center"/>
      <w:rPr>
        <w:b/>
        <w:color w:val="0070C0"/>
      </w:rPr>
    </w:pPr>
    <w:proofErr w:type="gramStart"/>
    <w:r w:rsidRPr="004A088E">
      <w:rPr>
        <w:b/>
        <w:color w:val="002060"/>
      </w:rPr>
      <w:t>GSTIN :</w:t>
    </w:r>
    <w:proofErr w:type="gramEnd"/>
    <w:r w:rsidRPr="004A088E">
      <w:rPr>
        <w:b/>
        <w:color w:val="002060"/>
      </w:rPr>
      <w:t xml:space="preserve"> 23AAZCA2370B1ZU</w:t>
    </w:r>
  </w:p>
  <w:p w14:paraId="013E2F03" w14:textId="10D98799" w:rsidR="005A3B49" w:rsidRPr="004A088E" w:rsidRDefault="005A3B49" w:rsidP="005A3B49">
    <w:pPr>
      <w:pStyle w:val="Footer"/>
      <w:ind w:right="1680"/>
      <w:rPr>
        <w:rFonts w:ascii="Algerian" w:hAnsi="Algerian"/>
        <w:color w:val="002060"/>
      </w:rPr>
    </w:pPr>
    <w:r>
      <w:rPr>
        <w:rFonts w:ascii="Algerian" w:hAnsi="Algerian"/>
        <w:color w:val="002060"/>
      </w:rPr>
      <w:t xml:space="preserve">          </w:t>
    </w:r>
    <w:r w:rsidRPr="004A088E">
      <w:rPr>
        <w:rFonts w:ascii="Algerian" w:hAnsi="Algerian"/>
        <w:color w:val="002060"/>
      </w:rPr>
      <w:t xml:space="preserve">KISHORE SAGAR ROAD, </w:t>
    </w:r>
    <w:proofErr w:type="gramStart"/>
    <w:r w:rsidRPr="004A088E">
      <w:rPr>
        <w:rFonts w:ascii="Algerian" w:hAnsi="Algerian"/>
        <w:color w:val="002060"/>
      </w:rPr>
      <w:t>CHHATARPUR ,</w:t>
    </w:r>
    <w:proofErr w:type="gramEnd"/>
    <w:r w:rsidRPr="004A088E">
      <w:rPr>
        <w:rFonts w:ascii="Algerian" w:hAnsi="Algerian"/>
        <w:color w:val="002060"/>
      </w:rPr>
      <w:t xml:space="preserve"> MADHYA PRADESH, PIN -471001, INDIA</w:t>
    </w:r>
  </w:p>
  <w:p w14:paraId="499E3B24" w14:textId="77777777" w:rsidR="005A3B49" w:rsidRPr="004A088E" w:rsidRDefault="005A3B49" w:rsidP="005A3B49">
    <w:pPr>
      <w:pStyle w:val="Footer"/>
      <w:ind w:left="1680" w:right="1680"/>
      <w:jc w:val="center"/>
      <w:rPr>
        <w:rFonts w:ascii="Berlin Sans FB" w:hAnsi="Berlin Sans FB"/>
        <w:color w:val="002060"/>
      </w:rPr>
    </w:pPr>
    <w:r w:rsidRPr="004A088E">
      <w:rPr>
        <w:rFonts w:ascii="Berlin Sans FB" w:hAnsi="Berlin Sans FB"/>
        <w:color w:val="002060"/>
      </w:rPr>
      <w:t>+91 8839876183/+ 919883345607</w:t>
    </w:r>
  </w:p>
  <w:p w14:paraId="3C45A629" w14:textId="478587E4" w:rsidR="00F57EDF" w:rsidRPr="005A3B49" w:rsidRDefault="005A3B49" w:rsidP="005A3B49">
    <w:pPr>
      <w:pStyle w:val="Footer"/>
      <w:ind w:left="1680" w:right="1680"/>
      <w:jc w:val="center"/>
      <w:rPr>
        <w:rFonts w:ascii="Berlin Sans FB" w:hAnsi="Berlin Sans FB"/>
        <w:color w:val="0070C0"/>
      </w:rPr>
    </w:pPr>
    <w:r w:rsidRPr="004A088E">
      <w:rPr>
        <w:rFonts w:ascii="Berlin Sans FB" w:hAnsi="Berlin Sans FB"/>
        <w:color w:val="002060"/>
      </w:rPr>
      <w:t>allonsminesandminerals@gmail.com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616A4F" w14:textId="77777777" w:rsidR="00D37D98" w:rsidRDefault="00D37D98">
      <w:pPr>
        <w:spacing w:after="0"/>
      </w:pPr>
      <w:r>
        <w:separator/>
      </w:r>
    </w:p>
  </w:footnote>
  <w:footnote w:type="continuationSeparator" w:id="0">
    <w:p w14:paraId="63322C47" w14:textId="77777777" w:rsidR="00D37D98" w:rsidRDefault="00D37D9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CCA710" w14:textId="23E52EFA" w:rsidR="00F57EDF" w:rsidRPr="005A3B49" w:rsidRDefault="005A3B49" w:rsidP="005A3B49">
    <w:pPr>
      <w:pStyle w:val="Header"/>
      <w:rPr>
        <w:color w:val="0070C0"/>
      </w:rPr>
    </w:pPr>
    <w:r>
      <w:rPr>
        <w:noProof/>
      </w:rPr>
      <w:drawing>
        <wp:inline distT="0" distB="0" distL="0" distR="0" wp14:anchorId="748979DE" wp14:editId="59152B77">
          <wp:extent cx="944206" cy="501650"/>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8-10 at 22.25.24.jpeg"/>
                  <pic:cNvPicPr/>
                </pic:nvPicPr>
                <pic:blipFill>
                  <a:blip r:embed="rId1">
                    <a:extLst>
                      <a:ext uri="{28A0092B-C50C-407E-A947-70E740481C1C}">
                        <a14:useLocalDpi xmlns:a14="http://schemas.microsoft.com/office/drawing/2010/main" val="0"/>
                      </a:ext>
                    </a:extLst>
                  </a:blip>
                  <a:stretch>
                    <a:fillRect/>
                  </a:stretch>
                </pic:blipFill>
                <pic:spPr>
                  <a:xfrm>
                    <a:off x="0" y="0"/>
                    <a:ext cx="945734" cy="502462"/>
                  </a:xfrm>
                  <a:prstGeom prst="rect">
                    <a:avLst/>
                  </a:prstGeom>
                </pic:spPr>
              </pic:pic>
            </a:graphicData>
          </a:graphic>
        </wp:inline>
      </w:drawing>
    </w:r>
    <w:r>
      <w:t xml:space="preserve">         </w:t>
    </w:r>
    <w:r w:rsidRPr="00315E94">
      <w:rPr>
        <w:b/>
        <w:caps/>
        <w:color w:val="0070C0"/>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ALLONS MINES AND MINERALS PRIVATE</w:t>
    </w:r>
    <w:r w:rsidRPr="00315E94">
      <w:rPr>
        <w:b/>
        <w:caps/>
        <w:color w:val="0070C0"/>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 xml:space="preserve"> </w:t>
    </w:r>
    <w:r w:rsidRPr="00315E94">
      <w:rPr>
        <w:b/>
        <w:caps/>
        <w:color w:val="0070C0"/>
        <w:sz w:val="28"/>
        <w:szCs w:val="28"/>
        <w14:reflection w14:blurRad="12700" w14:stA="28000" w14:stPos="0" w14:endA="0" w14:endPos="45000" w14:dist="1003" w14:dir="5400000" w14:fadeDir="5400000" w14:sx="100000" w14:sy="-100000" w14:kx="0" w14:ky="0" w14:algn="bl"/>
        <w14:textOutline w14:w="4495" w14:cap="flat" w14:cmpd="sng" w14:algn="ctr">
          <w14:solidFill>
            <w14:schemeClr w14:val="accent4">
              <w14:shade w14:val="50000"/>
              <w14:satMod w14:val="120000"/>
            </w14:schemeClr>
          </w14:solidFill>
          <w14:prstDash w14:val="solid"/>
          <w14:round/>
        </w14:textOutline>
      </w:rPr>
      <w:t>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B747E1E"/>
    <w:multiLevelType w:val="singleLevel"/>
    <w:tmpl w:val="9B747E1E"/>
    <w:lvl w:ilvl="0">
      <w:start w:val="1"/>
      <w:numFmt w:val="upperLetter"/>
      <w:suff w:val="space"/>
      <w:lvlText w:val="%1."/>
      <w:lvlJc w:val="left"/>
      <w:pPr>
        <w:ind w:left="840"/>
      </w:pPr>
    </w:lvl>
  </w:abstractNum>
  <w:abstractNum w:abstractNumId="1" w15:restartNumberingAfterBreak="0">
    <w:nsid w:val="C94362C4"/>
    <w:multiLevelType w:val="singleLevel"/>
    <w:tmpl w:val="C94362C4"/>
    <w:lvl w:ilvl="0">
      <w:start w:val="1"/>
      <w:numFmt w:val="upperLetter"/>
      <w:lvlText w:val="%1."/>
      <w:lvlJc w:val="left"/>
      <w:pPr>
        <w:tabs>
          <w:tab w:val="left" w:pos="840"/>
        </w:tabs>
        <w:ind w:left="1265" w:hanging="425"/>
      </w:pPr>
      <w:rPr>
        <w:rFonts w:hint="default"/>
      </w:rPr>
    </w:lvl>
  </w:abstractNum>
  <w:abstractNum w:abstractNumId="2" w15:restartNumberingAfterBreak="0">
    <w:nsid w:val="E4F07F7D"/>
    <w:multiLevelType w:val="multilevel"/>
    <w:tmpl w:val="E4F07F7D"/>
    <w:lvl w:ilvl="0">
      <w:start w:val="1"/>
      <w:numFmt w:val="decimal"/>
      <w:suff w:val="nothing"/>
      <w:lvlText w:val="%1"/>
      <w:lvlJc w:val="left"/>
      <w:pPr>
        <w:tabs>
          <w:tab w:val="left" w:pos="420"/>
        </w:tabs>
        <w:ind w:left="0" w:firstLine="0"/>
      </w:pPr>
      <w:rPr>
        <w:rFonts w:hint="default"/>
        <w:b/>
        <w:bCs/>
      </w:rPr>
    </w:lvl>
    <w:lvl w:ilvl="1">
      <w:start w:val="1"/>
      <w:numFmt w:val="decimal"/>
      <w:suff w:val="nothing"/>
      <w:lvlText w:val="%1.%2"/>
      <w:lvlJc w:val="left"/>
      <w:pPr>
        <w:tabs>
          <w:tab w:val="left" w:pos="584"/>
        </w:tabs>
        <w:ind w:left="0" w:firstLine="283"/>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720"/>
        </w:tabs>
        <w:ind w:left="720" w:hanging="720"/>
      </w:pPr>
      <w:rPr>
        <w:rFonts w:hint="default"/>
      </w:rPr>
    </w:lvl>
    <w:lvl w:ilvl="4">
      <w:start w:val="1"/>
      <w:numFmt w:val="decimal"/>
      <w:lvlText w:val="%1.%2.%3.%4.%5"/>
      <w:lvlJc w:val="left"/>
      <w:pPr>
        <w:tabs>
          <w:tab w:val="left" w:pos="1080"/>
        </w:tabs>
        <w:ind w:left="1080" w:hanging="1080"/>
      </w:pPr>
      <w:rPr>
        <w:rFonts w:hint="default"/>
      </w:rPr>
    </w:lvl>
    <w:lvl w:ilvl="5">
      <w:start w:val="1"/>
      <w:numFmt w:val="decimal"/>
      <w:lvlText w:val="%1.%2.%3.%4.%5.%6"/>
      <w:lvlJc w:val="left"/>
      <w:pPr>
        <w:tabs>
          <w:tab w:val="left" w:pos="1080"/>
        </w:tabs>
        <w:ind w:left="1080" w:hanging="1080"/>
      </w:pPr>
      <w:rPr>
        <w:rFonts w:hint="default"/>
      </w:rPr>
    </w:lvl>
    <w:lvl w:ilvl="6">
      <w:start w:val="1"/>
      <w:numFmt w:val="decimal"/>
      <w:lvlText w:val="%1.%2.%3.%4.%5.%6.%7"/>
      <w:lvlJc w:val="left"/>
      <w:pPr>
        <w:tabs>
          <w:tab w:val="left" w:pos="1440"/>
        </w:tabs>
        <w:ind w:left="1440" w:hanging="1440"/>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800"/>
        </w:tabs>
        <w:ind w:left="1800" w:hanging="1800"/>
      </w:pPr>
      <w:rPr>
        <w:rFonts w:hint="default"/>
      </w:rPr>
    </w:lvl>
  </w:abstractNum>
  <w:abstractNum w:abstractNumId="3" w15:restartNumberingAfterBreak="0">
    <w:nsid w:val="21D766B4"/>
    <w:multiLevelType w:val="hybridMultilevel"/>
    <w:tmpl w:val="C83C3FDA"/>
    <w:lvl w:ilvl="0" w:tplc="04090015">
      <w:start w:val="1"/>
      <w:numFmt w:val="upp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4" w15:restartNumberingAfterBreak="0">
    <w:nsid w:val="453D6AA7"/>
    <w:multiLevelType w:val="hybridMultilevel"/>
    <w:tmpl w:val="CA085426"/>
    <w:lvl w:ilvl="0" w:tplc="04090015">
      <w:start w:val="1"/>
      <w:numFmt w:val="upperLetter"/>
      <w:lvlText w:val="%1."/>
      <w:lvlJc w:val="left"/>
      <w:pPr>
        <w:ind w:left="1200" w:hanging="360"/>
      </w:p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5" w15:restartNumberingAfterBreak="0">
    <w:nsid w:val="5576A2B7"/>
    <w:multiLevelType w:val="singleLevel"/>
    <w:tmpl w:val="5576A2B7"/>
    <w:lvl w:ilvl="0">
      <w:start w:val="1"/>
      <w:numFmt w:val="upperLetter"/>
      <w:suff w:val="space"/>
      <w:lvlText w:val="%1."/>
      <w:lvlJc w:val="left"/>
    </w:lvl>
  </w:abstractNum>
  <w:abstractNum w:abstractNumId="6" w15:restartNumberingAfterBreak="0">
    <w:nsid w:val="68677911"/>
    <w:multiLevelType w:val="multilevel"/>
    <w:tmpl w:val="68677911"/>
    <w:lvl w:ilvl="0">
      <w:start w:val="1"/>
      <w:numFmt w:val="bullet"/>
      <w:lvlText w:val=""/>
      <w:lvlJc w:val="left"/>
      <w:pPr>
        <w:tabs>
          <w:tab w:val="left" w:pos="720"/>
        </w:tabs>
        <w:ind w:left="720" w:hanging="360"/>
      </w:pPr>
      <w:rPr>
        <w:rFonts w:ascii="Wingdings" w:hAnsi="Wingdings" w:cs="Wingdings"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cs="Wingdings" w:hint="default"/>
      </w:rPr>
    </w:lvl>
    <w:lvl w:ilvl="3">
      <w:start w:val="1"/>
      <w:numFmt w:val="bullet"/>
      <w:lvlText w:val=""/>
      <w:lvlJc w:val="left"/>
      <w:pPr>
        <w:tabs>
          <w:tab w:val="left" w:pos="2880"/>
        </w:tabs>
        <w:ind w:left="2880" w:hanging="360"/>
      </w:pPr>
      <w:rPr>
        <w:rFonts w:ascii="Symbol" w:hAnsi="Symbol" w:cs="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cs="Wingdings" w:hint="default"/>
      </w:rPr>
    </w:lvl>
    <w:lvl w:ilvl="6">
      <w:start w:val="1"/>
      <w:numFmt w:val="bullet"/>
      <w:lvlText w:val=""/>
      <w:lvlJc w:val="left"/>
      <w:pPr>
        <w:tabs>
          <w:tab w:val="left" w:pos="5040"/>
        </w:tabs>
        <w:ind w:left="5040" w:hanging="360"/>
      </w:pPr>
      <w:rPr>
        <w:rFonts w:ascii="Symbol" w:hAnsi="Symbol" w:cs="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cs="Wingdings" w:hint="default"/>
      </w:rPr>
    </w:lvl>
  </w:abstractNum>
  <w:num w:numId="1" w16cid:durableId="376439217">
    <w:abstractNumId w:val="2"/>
  </w:num>
  <w:num w:numId="2" w16cid:durableId="1303929200">
    <w:abstractNumId w:val="0"/>
  </w:num>
  <w:num w:numId="3" w16cid:durableId="1653176449">
    <w:abstractNumId w:val="5"/>
  </w:num>
  <w:num w:numId="4" w16cid:durableId="911157489">
    <w:abstractNumId w:val="1"/>
  </w:num>
  <w:num w:numId="5" w16cid:durableId="1998806067">
    <w:abstractNumId w:val="3"/>
  </w:num>
  <w:num w:numId="6" w16cid:durableId="869144891">
    <w:abstractNumId w:val="4"/>
  </w:num>
  <w:num w:numId="7" w16cid:durableId="153919729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iball">
    <w15:presenceInfo w15:providerId="None" w15:userId="ibal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SystemFonts/>
  <w:proofState w:spelling="clean" w:grammar="clean"/>
  <w:defaultTabStop w:val="420"/>
  <w:drawingGridHorizontalSpacing w:val="120"/>
  <w:displayHorizontalDrawingGridEvery w:val="2"/>
  <w:displayVerticalDrawingGridEvery w:val="2"/>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c5MDcxNDgzYWQ2OGI5NGMwOTM5YTAyNmYwOWE1MzIifQ=="/>
  </w:docVars>
  <w:rsids>
    <w:rsidRoot w:val="76230117"/>
    <w:rsid w:val="FF8EB216"/>
    <w:rsid w:val="0001404B"/>
    <w:rsid w:val="0003313B"/>
    <w:rsid w:val="000372C8"/>
    <w:rsid w:val="00070893"/>
    <w:rsid w:val="000C3675"/>
    <w:rsid w:val="0014581B"/>
    <w:rsid w:val="00160003"/>
    <w:rsid w:val="00171985"/>
    <w:rsid w:val="001C1A0B"/>
    <w:rsid w:val="001F15A2"/>
    <w:rsid w:val="001F6A0E"/>
    <w:rsid w:val="00207B58"/>
    <w:rsid w:val="002223DB"/>
    <w:rsid w:val="002329B9"/>
    <w:rsid w:val="002A4328"/>
    <w:rsid w:val="002C0C75"/>
    <w:rsid w:val="002C2BB0"/>
    <w:rsid w:val="002C389E"/>
    <w:rsid w:val="003300AA"/>
    <w:rsid w:val="00364F08"/>
    <w:rsid w:val="00373228"/>
    <w:rsid w:val="003A26DC"/>
    <w:rsid w:val="003B42B2"/>
    <w:rsid w:val="003F5462"/>
    <w:rsid w:val="00401EB5"/>
    <w:rsid w:val="0044371D"/>
    <w:rsid w:val="004B21FE"/>
    <w:rsid w:val="004B4B8E"/>
    <w:rsid w:val="004D716B"/>
    <w:rsid w:val="00527492"/>
    <w:rsid w:val="00530632"/>
    <w:rsid w:val="0056106A"/>
    <w:rsid w:val="00565DBC"/>
    <w:rsid w:val="005762C7"/>
    <w:rsid w:val="00584ED3"/>
    <w:rsid w:val="00597446"/>
    <w:rsid w:val="005A3B49"/>
    <w:rsid w:val="005F00ED"/>
    <w:rsid w:val="005F6861"/>
    <w:rsid w:val="00617E37"/>
    <w:rsid w:val="006364A9"/>
    <w:rsid w:val="00655FCC"/>
    <w:rsid w:val="00682737"/>
    <w:rsid w:val="006A017A"/>
    <w:rsid w:val="006A1E9E"/>
    <w:rsid w:val="006A62D1"/>
    <w:rsid w:val="006B623B"/>
    <w:rsid w:val="006D1EF6"/>
    <w:rsid w:val="00711119"/>
    <w:rsid w:val="00786B06"/>
    <w:rsid w:val="00794E58"/>
    <w:rsid w:val="007B2558"/>
    <w:rsid w:val="007B728E"/>
    <w:rsid w:val="007C592F"/>
    <w:rsid w:val="00817B14"/>
    <w:rsid w:val="00823936"/>
    <w:rsid w:val="008C5C34"/>
    <w:rsid w:val="008E02EE"/>
    <w:rsid w:val="008E30DD"/>
    <w:rsid w:val="00922F30"/>
    <w:rsid w:val="009426A0"/>
    <w:rsid w:val="00944C72"/>
    <w:rsid w:val="00953850"/>
    <w:rsid w:val="00963D16"/>
    <w:rsid w:val="009720BD"/>
    <w:rsid w:val="00972B4E"/>
    <w:rsid w:val="00973A91"/>
    <w:rsid w:val="00994182"/>
    <w:rsid w:val="009C27F6"/>
    <w:rsid w:val="009C70D6"/>
    <w:rsid w:val="009D0D63"/>
    <w:rsid w:val="009D6E9A"/>
    <w:rsid w:val="009E0552"/>
    <w:rsid w:val="00A12265"/>
    <w:rsid w:val="00A35E1E"/>
    <w:rsid w:val="00A6677A"/>
    <w:rsid w:val="00A8009A"/>
    <w:rsid w:val="00A95C2D"/>
    <w:rsid w:val="00AB1387"/>
    <w:rsid w:val="00AE6BEB"/>
    <w:rsid w:val="00B208C3"/>
    <w:rsid w:val="00B244C8"/>
    <w:rsid w:val="00B724FE"/>
    <w:rsid w:val="00B8721B"/>
    <w:rsid w:val="00BA0016"/>
    <w:rsid w:val="00BA73E8"/>
    <w:rsid w:val="00BB320B"/>
    <w:rsid w:val="00BF39E6"/>
    <w:rsid w:val="00C0218B"/>
    <w:rsid w:val="00C07475"/>
    <w:rsid w:val="00C12D7D"/>
    <w:rsid w:val="00C1694D"/>
    <w:rsid w:val="00C1716C"/>
    <w:rsid w:val="00C22E35"/>
    <w:rsid w:val="00C23C16"/>
    <w:rsid w:val="00C533C3"/>
    <w:rsid w:val="00C67E82"/>
    <w:rsid w:val="00C73A17"/>
    <w:rsid w:val="00C81B4C"/>
    <w:rsid w:val="00CA37AD"/>
    <w:rsid w:val="00CA68D8"/>
    <w:rsid w:val="00CD02F0"/>
    <w:rsid w:val="00CD117A"/>
    <w:rsid w:val="00CD246D"/>
    <w:rsid w:val="00CF38E4"/>
    <w:rsid w:val="00D019FE"/>
    <w:rsid w:val="00D37D98"/>
    <w:rsid w:val="00D41876"/>
    <w:rsid w:val="00D44D1B"/>
    <w:rsid w:val="00D72182"/>
    <w:rsid w:val="00D87C9C"/>
    <w:rsid w:val="00DA524A"/>
    <w:rsid w:val="00DE76AE"/>
    <w:rsid w:val="00E00C3F"/>
    <w:rsid w:val="00E11A82"/>
    <w:rsid w:val="00E11F3F"/>
    <w:rsid w:val="00E132D6"/>
    <w:rsid w:val="00E35932"/>
    <w:rsid w:val="00E42445"/>
    <w:rsid w:val="00E67EFB"/>
    <w:rsid w:val="00E72D2E"/>
    <w:rsid w:val="00EA5023"/>
    <w:rsid w:val="00EB59F3"/>
    <w:rsid w:val="00ED7E58"/>
    <w:rsid w:val="00EE423D"/>
    <w:rsid w:val="00F33960"/>
    <w:rsid w:val="00F35E5F"/>
    <w:rsid w:val="00F54D0C"/>
    <w:rsid w:val="00F57EDF"/>
    <w:rsid w:val="00F638AC"/>
    <w:rsid w:val="00F645F6"/>
    <w:rsid w:val="00F818A4"/>
    <w:rsid w:val="00F84025"/>
    <w:rsid w:val="00FD0332"/>
    <w:rsid w:val="00FD5B65"/>
    <w:rsid w:val="010F14C9"/>
    <w:rsid w:val="01360DA7"/>
    <w:rsid w:val="016F4DFC"/>
    <w:rsid w:val="018A0E13"/>
    <w:rsid w:val="018C4316"/>
    <w:rsid w:val="01A455D3"/>
    <w:rsid w:val="01F01E3C"/>
    <w:rsid w:val="022C0730"/>
    <w:rsid w:val="025D6B3C"/>
    <w:rsid w:val="02728123"/>
    <w:rsid w:val="0279651D"/>
    <w:rsid w:val="028A203B"/>
    <w:rsid w:val="02D45932"/>
    <w:rsid w:val="0302517C"/>
    <w:rsid w:val="03655221"/>
    <w:rsid w:val="039EECD5"/>
    <w:rsid w:val="03CC5ECA"/>
    <w:rsid w:val="04163012"/>
    <w:rsid w:val="04355ECE"/>
    <w:rsid w:val="04654A34"/>
    <w:rsid w:val="04862D52"/>
    <w:rsid w:val="04AD0A3B"/>
    <w:rsid w:val="05802F92"/>
    <w:rsid w:val="05847419"/>
    <w:rsid w:val="05942DBD"/>
    <w:rsid w:val="06DF653F"/>
    <w:rsid w:val="06E51FF5"/>
    <w:rsid w:val="07097283"/>
    <w:rsid w:val="07431EBA"/>
    <w:rsid w:val="07713742"/>
    <w:rsid w:val="07AE4A89"/>
    <w:rsid w:val="07DE62F4"/>
    <w:rsid w:val="083060FE"/>
    <w:rsid w:val="0861669D"/>
    <w:rsid w:val="086CA68F"/>
    <w:rsid w:val="08973524"/>
    <w:rsid w:val="08BA0F4D"/>
    <w:rsid w:val="08DA76FD"/>
    <w:rsid w:val="08E97AAB"/>
    <w:rsid w:val="08EF5238"/>
    <w:rsid w:val="09332AFE"/>
    <w:rsid w:val="09629BD3"/>
    <w:rsid w:val="09FA5B01"/>
    <w:rsid w:val="0A4C243B"/>
    <w:rsid w:val="0A904964"/>
    <w:rsid w:val="0AC53B39"/>
    <w:rsid w:val="0B560EAA"/>
    <w:rsid w:val="0B70F6EE"/>
    <w:rsid w:val="0B8B471A"/>
    <w:rsid w:val="0C011D17"/>
    <w:rsid w:val="0C2C4385"/>
    <w:rsid w:val="0C5D585F"/>
    <w:rsid w:val="0CE22C7E"/>
    <w:rsid w:val="0CF27EA6"/>
    <w:rsid w:val="0DBA429C"/>
    <w:rsid w:val="0DC0001E"/>
    <w:rsid w:val="0E2F02D2"/>
    <w:rsid w:val="0E552710"/>
    <w:rsid w:val="0E5D0AC7"/>
    <w:rsid w:val="0EA96A8B"/>
    <w:rsid w:val="0EDCFD1D"/>
    <w:rsid w:val="0EEF46E6"/>
    <w:rsid w:val="0EFD41DE"/>
    <w:rsid w:val="0F01062B"/>
    <w:rsid w:val="0F043816"/>
    <w:rsid w:val="0F167DBA"/>
    <w:rsid w:val="0F5074B0"/>
    <w:rsid w:val="0F5613B9"/>
    <w:rsid w:val="0FA21DC8"/>
    <w:rsid w:val="0FE06701"/>
    <w:rsid w:val="0FEB2674"/>
    <w:rsid w:val="101504F3"/>
    <w:rsid w:val="10190546"/>
    <w:rsid w:val="10A1551C"/>
    <w:rsid w:val="10B56D77"/>
    <w:rsid w:val="10CD441E"/>
    <w:rsid w:val="10F0338F"/>
    <w:rsid w:val="116A1D1E"/>
    <w:rsid w:val="1184614B"/>
    <w:rsid w:val="11AB2103"/>
    <w:rsid w:val="11BA7A93"/>
    <w:rsid w:val="127A011F"/>
    <w:rsid w:val="128D0B7C"/>
    <w:rsid w:val="12B87441"/>
    <w:rsid w:val="12CA2BC7"/>
    <w:rsid w:val="137D1E4E"/>
    <w:rsid w:val="13987918"/>
    <w:rsid w:val="13B531A8"/>
    <w:rsid w:val="13F87F45"/>
    <w:rsid w:val="142F5D29"/>
    <w:rsid w:val="145D7B5E"/>
    <w:rsid w:val="14AB30F5"/>
    <w:rsid w:val="15512674"/>
    <w:rsid w:val="1571763A"/>
    <w:rsid w:val="15871D49"/>
    <w:rsid w:val="159D1783"/>
    <w:rsid w:val="160A153D"/>
    <w:rsid w:val="162F0CF2"/>
    <w:rsid w:val="16430A59"/>
    <w:rsid w:val="164C279F"/>
    <w:rsid w:val="1655697B"/>
    <w:rsid w:val="16BE50DE"/>
    <w:rsid w:val="16F17F13"/>
    <w:rsid w:val="174B5FC7"/>
    <w:rsid w:val="17557253"/>
    <w:rsid w:val="175D40C5"/>
    <w:rsid w:val="17BC9ECD"/>
    <w:rsid w:val="180B503E"/>
    <w:rsid w:val="18257720"/>
    <w:rsid w:val="18365A0D"/>
    <w:rsid w:val="188F2DDB"/>
    <w:rsid w:val="18BD3049"/>
    <w:rsid w:val="193E1C7A"/>
    <w:rsid w:val="19E6285E"/>
    <w:rsid w:val="1A20226D"/>
    <w:rsid w:val="1A773FE9"/>
    <w:rsid w:val="1AAA0B4C"/>
    <w:rsid w:val="1B0B43F0"/>
    <w:rsid w:val="1B784A1C"/>
    <w:rsid w:val="1B7E2069"/>
    <w:rsid w:val="1B832D0B"/>
    <w:rsid w:val="1BCB7C67"/>
    <w:rsid w:val="1C804EE3"/>
    <w:rsid w:val="1CE871FD"/>
    <w:rsid w:val="1D893503"/>
    <w:rsid w:val="1DD5409A"/>
    <w:rsid w:val="1DE856A4"/>
    <w:rsid w:val="1DEA7A12"/>
    <w:rsid w:val="1E173187"/>
    <w:rsid w:val="1E701AD8"/>
    <w:rsid w:val="1E80643C"/>
    <w:rsid w:val="1EA3D518"/>
    <w:rsid w:val="1EBF7E93"/>
    <w:rsid w:val="1ECEABD5"/>
    <w:rsid w:val="1ED72EDC"/>
    <w:rsid w:val="1F650D16"/>
    <w:rsid w:val="1F8F38F5"/>
    <w:rsid w:val="200E478A"/>
    <w:rsid w:val="201A517D"/>
    <w:rsid w:val="20554A54"/>
    <w:rsid w:val="20683E3C"/>
    <w:rsid w:val="206B103D"/>
    <w:rsid w:val="210B5343"/>
    <w:rsid w:val="21FA2A4D"/>
    <w:rsid w:val="220F5D1A"/>
    <w:rsid w:val="22236748"/>
    <w:rsid w:val="223615AD"/>
    <w:rsid w:val="225473C3"/>
    <w:rsid w:val="22775899"/>
    <w:rsid w:val="227E5A46"/>
    <w:rsid w:val="230D467C"/>
    <w:rsid w:val="237779BB"/>
    <w:rsid w:val="238E2E63"/>
    <w:rsid w:val="23F41058"/>
    <w:rsid w:val="2424713E"/>
    <w:rsid w:val="243D3F00"/>
    <w:rsid w:val="24877D1C"/>
    <w:rsid w:val="24B1643E"/>
    <w:rsid w:val="24D02576"/>
    <w:rsid w:val="25055EC8"/>
    <w:rsid w:val="250E67D7"/>
    <w:rsid w:val="25156162"/>
    <w:rsid w:val="25251C80"/>
    <w:rsid w:val="2549135A"/>
    <w:rsid w:val="25697D71"/>
    <w:rsid w:val="25761ED8"/>
    <w:rsid w:val="262B6AFC"/>
    <w:rsid w:val="26554714"/>
    <w:rsid w:val="27067CF6"/>
    <w:rsid w:val="271440F8"/>
    <w:rsid w:val="27266AAB"/>
    <w:rsid w:val="2772FBA5"/>
    <w:rsid w:val="27F9AEB6"/>
    <w:rsid w:val="27FB306B"/>
    <w:rsid w:val="289616E5"/>
    <w:rsid w:val="28B35AB8"/>
    <w:rsid w:val="29040956"/>
    <w:rsid w:val="291B3DFF"/>
    <w:rsid w:val="29B42CF8"/>
    <w:rsid w:val="2A070584"/>
    <w:rsid w:val="2A6E6BA1"/>
    <w:rsid w:val="2A7D5FC4"/>
    <w:rsid w:val="2A7E3A46"/>
    <w:rsid w:val="2B0F0496"/>
    <w:rsid w:val="2B701C82"/>
    <w:rsid w:val="2B8B10DA"/>
    <w:rsid w:val="2B922074"/>
    <w:rsid w:val="2BE31314"/>
    <w:rsid w:val="2C77768B"/>
    <w:rsid w:val="2C9B053D"/>
    <w:rsid w:val="2CA71209"/>
    <w:rsid w:val="2CC1297B"/>
    <w:rsid w:val="2CF10987"/>
    <w:rsid w:val="2D1A71BF"/>
    <w:rsid w:val="2D70181A"/>
    <w:rsid w:val="2DD675E4"/>
    <w:rsid w:val="2DE07843"/>
    <w:rsid w:val="2EC258B3"/>
    <w:rsid w:val="2EE32EBE"/>
    <w:rsid w:val="2F057195"/>
    <w:rsid w:val="2F4B2025"/>
    <w:rsid w:val="2FC03C9E"/>
    <w:rsid w:val="30002559"/>
    <w:rsid w:val="30404A16"/>
    <w:rsid w:val="304B102C"/>
    <w:rsid w:val="307F5FA0"/>
    <w:rsid w:val="30E233C0"/>
    <w:rsid w:val="31045A46"/>
    <w:rsid w:val="31397652"/>
    <w:rsid w:val="314D2A6F"/>
    <w:rsid w:val="316945C1"/>
    <w:rsid w:val="316D0DA5"/>
    <w:rsid w:val="31CD6F1A"/>
    <w:rsid w:val="31E62E3A"/>
    <w:rsid w:val="32121533"/>
    <w:rsid w:val="32195195"/>
    <w:rsid w:val="32267716"/>
    <w:rsid w:val="32475A6D"/>
    <w:rsid w:val="32A85FD6"/>
    <w:rsid w:val="33CE3A38"/>
    <w:rsid w:val="34511B67"/>
    <w:rsid w:val="34536DA0"/>
    <w:rsid w:val="347C06A8"/>
    <w:rsid w:val="34D84A24"/>
    <w:rsid w:val="34E35819"/>
    <w:rsid w:val="34EF3C57"/>
    <w:rsid w:val="3505234A"/>
    <w:rsid w:val="35122087"/>
    <w:rsid w:val="3577244E"/>
    <w:rsid w:val="35C267C1"/>
    <w:rsid w:val="35DB180D"/>
    <w:rsid w:val="35FB1E1E"/>
    <w:rsid w:val="361565CF"/>
    <w:rsid w:val="36655A9E"/>
    <w:rsid w:val="366D46DB"/>
    <w:rsid w:val="36AF5145"/>
    <w:rsid w:val="36B7657E"/>
    <w:rsid w:val="37793E4F"/>
    <w:rsid w:val="379A05C5"/>
    <w:rsid w:val="37BC3FFD"/>
    <w:rsid w:val="38212377"/>
    <w:rsid w:val="38804D57"/>
    <w:rsid w:val="389E6B6E"/>
    <w:rsid w:val="38B52EE1"/>
    <w:rsid w:val="38D23B45"/>
    <w:rsid w:val="38E11BE1"/>
    <w:rsid w:val="38E30E42"/>
    <w:rsid w:val="39116C33"/>
    <w:rsid w:val="39400971"/>
    <w:rsid w:val="394941D1"/>
    <w:rsid w:val="396633FE"/>
    <w:rsid w:val="39C678D5"/>
    <w:rsid w:val="3A03A92E"/>
    <w:rsid w:val="3A1B530F"/>
    <w:rsid w:val="3A4D1378"/>
    <w:rsid w:val="3A7B556F"/>
    <w:rsid w:val="3B0035A2"/>
    <w:rsid w:val="3B4015DF"/>
    <w:rsid w:val="3B977B51"/>
    <w:rsid w:val="3C80485C"/>
    <w:rsid w:val="3C823E54"/>
    <w:rsid w:val="3CBD26C7"/>
    <w:rsid w:val="3DAD73E4"/>
    <w:rsid w:val="3DCA67EC"/>
    <w:rsid w:val="3DE5069A"/>
    <w:rsid w:val="3DF22DD5"/>
    <w:rsid w:val="3E956FE5"/>
    <w:rsid w:val="3ECD7BAD"/>
    <w:rsid w:val="3F0A5DE8"/>
    <w:rsid w:val="3F9B172D"/>
    <w:rsid w:val="3FB75BC8"/>
    <w:rsid w:val="41575115"/>
    <w:rsid w:val="41FD03AB"/>
    <w:rsid w:val="42701CB0"/>
    <w:rsid w:val="42746848"/>
    <w:rsid w:val="429709CE"/>
    <w:rsid w:val="431A47EE"/>
    <w:rsid w:val="434568B7"/>
    <w:rsid w:val="435D44C8"/>
    <w:rsid w:val="43BA1A2A"/>
    <w:rsid w:val="43EE4D95"/>
    <w:rsid w:val="44510D76"/>
    <w:rsid w:val="448119C5"/>
    <w:rsid w:val="44EE6E03"/>
    <w:rsid w:val="45097938"/>
    <w:rsid w:val="4537221B"/>
    <w:rsid w:val="45610C89"/>
    <w:rsid w:val="459660FD"/>
    <w:rsid w:val="46080375"/>
    <w:rsid w:val="46373091"/>
    <w:rsid w:val="463B4047"/>
    <w:rsid w:val="464F43E2"/>
    <w:rsid w:val="466F2815"/>
    <w:rsid w:val="46EC05E8"/>
    <w:rsid w:val="47446A78"/>
    <w:rsid w:val="47593970"/>
    <w:rsid w:val="477F1996"/>
    <w:rsid w:val="478A71EC"/>
    <w:rsid w:val="47962FFF"/>
    <w:rsid w:val="47E85025"/>
    <w:rsid w:val="485324B9"/>
    <w:rsid w:val="48580B3F"/>
    <w:rsid w:val="48DC298A"/>
    <w:rsid w:val="490233AD"/>
    <w:rsid w:val="49711E6C"/>
    <w:rsid w:val="49A728FB"/>
    <w:rsid w:val="49AC0623"/>
    <w:rsid w:val="49E64E4D"/>
    <w:rsid w:val="49EB3DDE"/>
    <w:rsid w:val="4A1C2405"/>
    <w:rsid w:val="4A8E6457"/>
    <w:rsid w:val="4A9A5183"/>
    <w:rsid w:val="4B3E507F"/>
    <w:rsid w:val="4B8F4DF1"/>
    <w:rsid w:val="4B8F6FDC"/>
    <w:rsid w:val="4B9B7997"/>
    <w:rsid w:val="4BCD6950"/>
    <w:rsid w:val="4C0473C6"/>
    <w:rsid w:val="4C75593A"/>
    <w:rsid w:val="4CBA3672"/>
    <w:rsid w:val="4CC52ED1"/>
    <w:rsid w:val="4D3D4B6D"/>
    <w:rsid w:val="4D9D512A"/>
    <w:rsid w:val="4DD94CC5"/>
    <w:rsid w:val="4DF542F3"/>
    <w:rsid w:val="4E01707E"/>
    <w:rsid w:val="4E213C06"/>
    <w:rsid w:val="4E8367D3"/>
    <w:rsid w:val="4F532425"/>
    <w:rsid w:val="4F6741A8"/>
    <w:rsid w:val="4F676842"/>
    <w:rsid w:val="4F7F3A96"/>
    <w:rsid w:val="4F8E0F64"/>
    <w:rsid w:val="4FF02A8F"/>
    <w:rsid w:val="4FFD46C8"/>
    <w:rsid w:val="501B1FD6"/>
    <w:rsid w:val="504523DF"/>
    <w:rsid w:val="504812C4"/>
    <w:rsid w:val="507C4BF2"/>
    <w:rsid w:val="508E1CDB"/>
    <w:rsid w:val="50A114CB"/>
    <w:rsid w:val="50AF7D6F"/>
    <w:rsid w:val="512D6D44"/>
    <w:rsid w:val="51977EEF"/>
    <w:rsid w:val="51D087AD"/>
    <w:rsid w:val="51F11680"/>
    <w:rsid w:val="51F85787"/>
    <w:rsid w:val="5202191A"/>
    <w:rsid w:val="5265474D"/>
    <w:rsid w:val="52E15705"/>
    <w:rsid w:val="538976ED"/>
    <w:rsid w:val="539159F0"/>
    <w:rsid w:val="53A909D1"/>
    <w:rsid w:val="54190C85"/>
    <w:rsid w:val="546E1A14"/>
    <w:rsid w:val="54AF2EA3"/>
    <w:rsid w:val="54CD52B0"/>
    <w:rsid w:val="54D3353F"/>
    <w:rsid w:val="54EF79E3"/>
    <w:rsid w:val="55A80497"/>
    <w:rsid w:val="55BE1B7A"/>
    <w:rsid w:val="568735A7"/>
    <w:rsid w:val="56C67981"/>
    <w:rsid w:val="56FC7AC4"/>
    <w:rsid w:val="572A730E"/>
    <w:rsid w:val="57516EAB"/>
    <w:rsid w:val="57A4649E"/>
    <w:rsid w:val="57FF34B2"/>
    <w:rsid w:val="584F4EF2"/>
    <w:rsid w:val="58CF0076"/>
    <w:rsid w:val="58DB0069"/>
    <w:rsid w:val="58DB6CD4"/>
    <w:rsid w:val="59305992"/>
    <w:rsid w:val="5955311B"/>
    <w:rsid w:val="5959538B"/>
    <w:rsid w:val="59AC73AD"/>
    <w:rsid w:val="5A004C5C"/>
    <w:rsid w:val="5A0874F9"/>
    <w:rsid w:val="5A7D1C84"/>
    <w:rsid w:val="5AA10712"/>
    <w:rsid w:val="5ACE0789"/>
    <w:rsid w:val="5B3D0A3D"/>
    <w:rsid w:val="5B8524B6"/>
    <w:rsid w:val="5BFB20F5"/>
    <w:rsid w:val="5C472873"/>
    <w:rsid w:val="5C7F48CC"/>
    <w:rsid w:val="5CB60CD0"/>
    <w:rsid w:val="5CED220D"/>
    <w:rsid w:val="5D1309C3"/>
    <w:rsid w:val="5D82367A"/>
    <w:rsid w:val="5DCC593B"/>
    <w:rsid w:val="5DDF12E2"/>
    <w:rsid w:val="5DEA7AEE"/>
    <w:rsid w:val="5E0D5248"/>
    <w:rsid w:val="5E494C0F"/>
    <w:rsid w:val="5EAF60FB"/>
    <w:rsid w:val="5ECC1F13"/>
    <w:rsid w:val="5F1746B0"/>
    <w:rsid w:val="5FA479F8"/>
    <w:rsid w:val="5FA71185"/>
    <w:rsid w:val="5FB823A6"/>
    <w:rsid w:val="5FFE5581"/>
    <w:rsid w:val="603E0131"/>
    <w:rsid w:val="608D7975"/>
    <w:rsid w:val="60FA2528"/>
    <w:rsid w:val="61321267"/>
    <w:rsid w:val="6187560F"/>
    <w:rsid w:val="61C017B8"/>
    <w:rsid w:val="61DD3E1F"/>
    <w:rsid w:val="6247194D"/>
    <w:rsid w:val="6271300E"/>
    <w:rsid w:val="631A76C8"/>
    <w:rsid w:val="631B12A8"/>
    <w:rsid w:val="636B22A6"/>
    <w:rsid w:val="64457A91"/>
    <w:rsid w:val="64775CE1"/>
    <w:rsid w:val="64B07140"/>
    <w:rsid w:val="652632FF"/>
    <w:rsid w:val="657E0A92"/>
    <w:rsid w:val="65FF6A62"/>
    <w:rsid w:val="66167DAD"/>
    <w:rsid w:val="663B6982"/>
    <w:rsid w:val="663C4348"/>
    <w:rsid w:val="66536B51"/>
    <w:rsid w:val="66763229"/>
    <w:rsid w:val="66B81714"/>
    <w:rsid w:val="67D234E5"/>
    <w:rsid w:val="683361C6"/>
    <w:rsid w:val="68821BB8"/>
    <w:rsid w:val="68B00E05"/>
    <w:rsid w:val="69091C39"/>
    <w:rsid w:val="695C2D37"/>
    <w:rsid w:val="699265EA"/>
    <w:rsid w:val="69A137DA"/>
    <w:rsid w:val="69B82081"/>
    <w:rsid w:val="6A47646D"/>
    <w:rsid w:val="6A6AEB1C"/>
    <w:rsid w:val="6A7E0B45"/>
    <w:rsid w:val="6A8E5825"/>
    <w:rsid w:val="6AAF4B97"/>
    <w:rsid w:val="6ABA43F7"/>
    <w:rsid w:val="6AD2622A"/>
    <w:rsid w:val="6B3D24B0"/>
    <w:rsid w:val="6B9A4795"/>
    <w:rsid w:val="6C6E7AA1"/>
    <w:rsid w:val="6C927DC7"/>
    <w:rsid w:val="6CA362CC"/>
    <w:rsid w:val="6D0C397D"/>
    <w:rsid w:val="6D3E2CEA"/>
    <w:rsid w:val="6D8952C5"/>
    <w:rsid w:val="6DA16EB9"/>
    <w:rsid w:val="6DB6160C"/>
    <w:rsid w:val="6DEA4946"/>
    <w:rsid w:val="6E3358FC"/>
    <w:rsid w:val="6E631AAD"/>
    <w:rsid w:val="6ECE7E0D"/>
    <w:rsid w:val="6EE717C4"/>
    <w:rsid w:val="6F95117F"/>
    <w:rsid w:val="6FCA95EF"/>
    <w:rsid w:val="704D5DCD"/>
    <w:rsid w:val="705317D6"/>
    <w:rsid w:val="70A11F0F"/>
    <w:rsid w:val="7144672C"/>
    <w:rsid w:val="71D523D1"/>
    <w:rsid w:val="723D0AFC"/>
    <w:rsid w:val="724C7A55"/>
    <w:rsid w:val="726C5DC7"/>
    <w:rsid w:val="73A87D4E"/>
    <w:rsid w:val="743772F6"/>
    <w:rsid w:val="743A72BC"/>
    <w:rsid w:val="745654A9"/>
    <w:rsid w:val="74571348"/>
    <w:rsid w:val="74704D0C"/>
    <w:rsid w:val="74960C28"/>
    <w:rsid w:val="74B56C06"/>
    <w:rsid w:val="7509762B"/>
    <w:rsid w:val="75235C29"/>
    <w:rsid w:val="75B00123"/>
    <w:rsid w:val="75BD60F8"/>
    <w:rsid w:val="76230117"/>
    <w:rsid w:val="76A92D2A"/>
    <w:rsid w:val="76F23FB2"/>
    <w:rsid w:val="773613D6"/>
    <w:rsid w:val="7773321A"/>
    <w:rsid w:val="77782009"/>
    <w:rsid w:val="7781259C"/>
    <w:rsid w:val="778DAC8E"/>
    <w:rsid w:val="785F1F8A"/>
    <w:rsid w:val="78C31CAF"/>
    <w:rsid w:val="79C25500"/>
    <w:rsid w:val="79EF399B"/>
    <w:rsid w:val="7A22766D"/>
    <w:rsid w:val="7A2902FC"/>
    <w:rsid w:val="7A35410F"/>
    <w:rsid w:val="7A44590E"/>
    <w:rsid w:val="7A6B17B8"/>
    <w:rsid w:val="7B050F64"/>
    <w:rsid w:val="7B0C43DB"/>
    <w:rsid w:val="7BA16109"/>
    <w:rsid w:val="7BA63BE9"/>
    <w:rsid w:val="7BEC508A"/>
    <w:rsid w:val="7C28654D"/>
    <w:rsid w:val="7C3D0C61"/>
    <w:rsid w:val="7CA6279C"/>
    <w:rsid w:val="7CB97BC2"/>
    <w:rsid w:val="7CF635CC"/>
    <w:rsid w:val="7DC27B63"/>
    <w:rsid w:val="7E0F26F2"/>
    <w:rsid w:val="7EAA7A04"/>
    <w:rsid w:val="7EAB425E"/>
    <w:rsid w:val="7EE35225"/>
    <w:rsid w:val="7FCE693F"/>
    <w:rsid w:val="7FD065BE"/>
    <w:rsid w:val="7FDD0BBA"/>
    <w:rsid w:val="7FEB5F0E"/>
    <w:rsid w:val="F4EF4A9D"/>
    <w:rsid w:val="00C22DEE"/>
    <w:rsid w:val="00F52D28"/>
    <w:rsid w:val="0584521B"/>
    <w:rsid w:val="0D817B82"/>
    <w:rsid w:val="13272F75"/>
    <w:rsid w:val="1A9616B5"/>
    <w:rsid w:val="22420C4D"/>
    <w:rsid w:val="293272A7"/>
    <w:rsid w:val="314A4C51"/>
    <w:rsid w:val="380D6386"/>
    <w:rsid w:val="40022F93"/>
    <w:rsid w:val="4865210C"/>
    <w:rsid w:val="4FB31116"/>
    <w:rsid w:val="571B4AF5"/>
    <w:rsid w:val="5E654AED"/>
    <w:rsid w:val="67C96ED8"/>
    <w:rsid w:val="6EEBF6A8"/>
    <w:rsid w:val="769900A0"/>
    <w:rsid w:val="78694A98"/>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C58CD"/>
  <w15:docId w15:val="{9F267DD3-8DE0-3D44-8DF5-D08E6F67C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N" w:eastAsia="en-IN"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Subtitle" w:qFormat="1"/>
    <w:lsdException w:name="Block Text" w:unhideWhenUsed="1"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Calibri"/>
      <w:sz w:val="24"/>
      <w:szCs w:val="24"/>
      <w:lang w:val="en-GB" w:eastAsia="en-GB" w:bidi="ar-SA"/>
    </w:rPr>
  </w:style>
  <w:style w:type="paragraph" w:styleId="Heading1">
    <w:name w:val="heading 1"/>
    <w:basedOn w:val="Normal"/>
    <w:next w:val="Normal"/>
    <w:qFormat/>
    <w:pPr>
      <w:spacing w:beforeAutospacing="1" w:after="0" w:afterAutospacing="1"/>
      <w:outlineLvl w:val="0"/>
    </w:pPr>
    <w:rPr>
      <w:rFonts w:ascii="SimSun" w:eastAsia="SimSun" w:hAnsi="SimSun" w:hint="eastAsia"/>
      <w:b/>
      <w:bCs/>
      <w:kern w:val="44"/>
      <w:sz w:val="48"/>
      <w:szCs w:val="48"/>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qFormat/>
  </w:style>
  <w:style w:type="paragraph" w:styleId="BodyText">
    <w:name w:val="Body Text"/>
    <w:basedOn w:val="Normal"/>
    <w:qFormat/>
    <w:pPr>
      <w:tabs>
        <w:tab w:val="left" w:pos="1800"/>
        <w:tab w:val="left" w:pos="2340"/>
      </w:tabs>
      <w:jc w:val="both"/>
    </w:pPr>
    <w:rPr>
      <w:rFonts w:eastAsia="SimSun"/>
      <w:szCs w:val="20"/>
      <w:lang w:val="en-US" w:eastAsia="en-US"/>
    </w:rPr>
  </w:style>
  <w:style w:type="paragraph" w:styleId="BlockText">
    <w:name w:val="Block Text"/>
    <w:basedOn w:val="Normal"/>
    <w:next w:val="Normal"/>
    <w:unhideWhenUsed/>
    <w:qFormat/>
    <w:pPr>
      <w:spacing w:after="120"/>
      <w:ind w:leftChars="700" w:left="1440" w:rightChars="700" w:right="1440"/>
    </w:pPr>
  </w:style>
  <w:style w:type="paragraph" w:styleId="BalloonText">
    <w:name w:val="Balloon Text"/>
    <w:basedOn w:val="Normal"/>
    <w:link w:val="BalloonTextChar"/>
    <w:qFormat/>
    <w:pPr>
      <w:spacing w:after="0" w:line="240" w:lineRule="auto"/>
    </w:pPr>
    <w:rPr>
      <w:sz w:val="18"/>
      <w:szCs w:val="18"/>
    </w:rPr>
  </w:style>
  <w:style w:type="paragraph" w:styleId="Footer">
    <w:name w:val="footer"/>
    <w:basedOn w:val="Normal"/>
    <w:link w:val="FooterChar"/>
    <w:uiPriority w:val="99"/>
    <w:qFormat/>
    <w:pPr>
      <w:tabs>
        <w:tab w:val="center" w:pos="4320"/>
        <w:tab w:val="right" w:pos="8640"/>
      </w:tabs>
    </w:pPr>
    <w:rPr>
      <w:rFonts w:eastAsia="SimSun"/>
      <w:sz w:val="20"/>
      <w:szCs w:val="20"/>
      <w:lang w:val="en-US" w:eastAsia="en-US"/>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rFonts w:eastAsia="SimSun"/>
      <w:sz w:val="18"/>
      <w:szCs w:val="18"/>
      <w:lang w:val="en-US" w:eastAsia="en-US"/>
    </w:rPr>
  </w:style>
  <w:style w:type="paragraph" w:styleId="NormalWeb">
    <w:name w:val="Normal (Web)"/>
    <w:basedOn w:val="Normal"/>
    <w:uiPriority w:val="99"/>
    <w:qFormat/>
    <w:rPr>
      <w:rFonts w:ascii="Arial" w:eastAsia="SimSun" w:hAnsi="Arial" w:cs="Arial"/>
      <w:color w:val="000000"/>
      <w:szCs w:val="20"/>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qFormat/>
  </w:style>
  <w:style w:type="character" w:styleId="Hyperlink">
    <w:name w:val="Hyperlink"/>
    <w:basedOn w:val="DefaultParagraphFont"/>
    <w:qFormat/>
    <w:rPr>
      <w:color w:val="0000FF"/>
      <w:u w:val="single"/>
    </w:rPr>
  </w:style>
  <w:style w:type="paragraph" w:customStyle="1" w:styleId="Default">
    <w:name w:val="Default"/>
    <w:qFormat/>
    <w:pPr>
      <w:widowControl w:val="0"/>
      <w:autoSpaceDE w:val="0"/>
      <w:autoSpaceDN w:val="0"/>
      <w:adjustRightInd w:val="0"/>
    </w:pPr>
    <w:rPr>
      <w:rFonts w:ascii="TTE27DC098t00" w:eastAsia="TTE27DC098t00" w:cs="TTE27DC098t00"/>
      <w:color w:val="000000"/>
      <w:sz w:val="24"/>
      <w:szCs w:val="24"/>
      <w:lang w:val="en-US" w:eastAsia="zh-CN" w:bidi="ar-SA"/>
    </w:rPr>
  </w:style>
  <w:style w:type="paragraph" w:customStyle="1" w:styleId="ListParagraph1">
    <w:name w:val="List Paragraph1"/>
    <w:basedOn w:val="Normal"/>
    <w:qFormat/>
    <w:pPr>
      <w:ind w:left="720"/>
      <w:contextualSpacing/>
    </w:pPr>
    <w:rPr>
      <w:rFonts w:eastAsia="SimSun"/>
      <w:sz w:val="20"/>
      <w:szCs w:val="20"/>
      <w:lang w:val="en-US" w:eastAsia="en-US"/>
    </w:rPr>
  </w:style>
  <w:style w:type="paragraph" w:customStyle="1" w:styleId="p1">
    <w:name w:val="p1"/>
    <w:basedOn w:val="Normal"/>
    <w:qFormat/>
    <w:pPr>
      <w:widowControl w:val="0"/>
      <w:spacing w:after="0" w:line="240" w:lineRule="auto"/>
    </w:pPr>
    <w:rPr>
      <w:rFonts w:ascii="Helvetica Neue" w:eastAsia="Helvetica Neue" w:hAnsi="Helvetica Neue"/>
      <w:lang w:val="en-US" w:eastAsia="zh-CN"/>
    </w:rPr>
  </w:style>
  <w:style w:type="character" w:customStyle="1" w:styleId="15">
    <w:name w:val="15"/>
    <w:basedOn w:val="DefaultParagraphFont"/>
    <w:qFormat/>
    <w:rPr>
      <w:rFonts w:ascii=".pingfang sc" w:hAnsi=".pingfang sc" w:hint="default"/>
      <w:sz w:val="24"/>
      <w:szCs w:val="24"/>
    </w:rPr>
  </w:style>
  <w:style w:type="paragraph" w:customStyle="1" w:styleId="1">
    <w:name w:val="列表段落1"/>
    <w:basedOn w:val="Normal"/>
    <w:uiPriority w:val="99"/>
    <w:qFormat/>
    <w:pPr>
      <w:ind w:left="720"/>
      <w:contextualSpacing/>
    </w:pPr>
  </w:style>
  <w:style w:type="paragraph" w:customStyle="1" w:styleId="Bodytext1">
    <w:name w:val="Body text|1"/>
    <w:basedOn w:val="Normal"/>
    <w:qFormat/>
    <w:pPr>
      <w:widowControl w:val="0"/>
      <w:spacing w:after="0" w:line="317" w:lineRule="auto"/>
    </w:pPr>
    <w:rPr>
      <w:rFonts w:ascii="SimSun" w:eastAsia="SimSun" w:hAnsi="SimSun" w:cs="SimSun"/>
      <w:sz w:val="19"/>
      <w:szCs w:val="19"/>
      <w:lang w:val="en-US" w:eastAsia="zh-CN"/>
    </w:rPr>
  </w:style>
  <w:style w:type="paragraph" w:customStyle="1" w:styleId="111">
    <w:name w:val="列表段落111"/>
    <w:basedOn w:val="Normal"/>
    <w:uiPriority w:val="34"/>
    <w:qFormat/>
    <w:pPr>
      <w:widowControl w:val="0"/>
      <w:spacing w:after="0" w:line="240" w:lineRule="auto"/>
      <w:ind w:left="720"/>
      <w:contextualSpacing/>
      <w:jc w:val="both"/>
    </w:pPr>
    <w:rPr>
      <w:rFonts w:asciiTheme="minorHAnsi" w:eastAsiaTheme="minorEastAsia" w:hAnsiTheme="minorHAnsi" w:cstheme="minorBidi"/>
      <w:kern w:val="2"/>
      <w:sz w:val="21"/>
      <w:szCs w:val="22"/>
      <w:lang w:val="en-US" w:eastAsia="zh-CN"/>
    </w:rPr>
  </w:style>
  <w:style w:type="paragraph" w:customStyle="1" w:styleId="11">
    <w:name w:val="列表段落11"/>
    <w:basedOn w:val="Normal"/>
    <w:uiPriority w:val="34"/>
    <w:qFormat/>
    <w:pPr>
      <w:widowControl w:val="0"/>
      <w:spacing w:after="0" w:line="240" w:lineRule="auto"/>
      <w:ind w:left="720"/>
      <w:contextualSpacing/>
      <w:jc w:val="both"/>
    </w:pPr>
    <w:rPr>
      <w:rFonts w:asciiTheme="minorHAnsi" w:eastAsiaTheme="minorEastAsia" w:hAnsiTheme="minorHAnsi" w:cstheme="minorBidi"/>
      <w:kern w:val="2"/>
      <w:sz w:val="21"/>
      <w:szCs w:val="22"/>
      <w:lang w:val="en-US" w:eastAsia="zh-CN"/>
    </w:rPr>
  </w:style>
  <w:style w:type="paragraph" w:customStyle="1" w:styleId="10">
    <w:name w:val="修订1"/>
    <w:hidden/>
    <w:uiPriority w:val="99"/>
    <w:unhideWhenUsed/>
    <w:qFormat/>
    <w:rPr>
      <w:rFonts w:eastAsia="Calibri"/>
      <w:sz w:val="24"/>
      <w:szCs w:val="24"/>
      <w:lang w:val="en-GB" w:eastAsia="en-GB" w:bidi="ar-SA"/>
    </w:rPr>
  </w:style>
  <w:style w:type="paragraph" w:styleId="ListParagraph">
    <w:name w:val="List Paragraph"/>
    <w:basedOn w:val="Normal"/>
    <w:uiPriority w:val="99"/>
    <w:unhideWhenUsed/>
    <w:qFormat/>
    <w:pPr>
      <w:ind w:firstLineChars="200" w:firstLine="420"/>
    </w:pPr>
  </w:style>
  <w:style w:type="character" w:customStyle="1" w:styleId="BalloonTextChar">
    <w:name w:val="Balloon Text Char"/>
    <w:basedOn w:val="DefaultParagraphFont"/>
    <w:link w:val="BalloonText"/>
    <w:qFormat/>
    <w:rPr>
      <w:rFonts w:eastAsia="Calibri"/>
      <w:sz w:val="18"/>
      <w:szCs w:val="18"/>
      <w:lang w:val="en-GB" w:eastAsia="en-GB"/>
    </w:rPr>
  </w:style>
  <w:style w:type="character" w:customStyle="1" w:styleId="HeaderChar">
    <w:name w:val="Header Char"/>
    <w:basedOn w:val="DefaultParagraphFont"/>
    <w:link w:val="Header"/>
    <w:uiPriority w:val="99"/>
    <w:rsid w:val="005A3B49"/>
    <w:rPr>
      <w:sz w:val="18"/>
      <w:szCs w:val="18"/>
      <w:lang w:val="en-US" w:eastAsia="en-US" w:bidi="ar-SA"/>
    </w:rPr>
  </w:style>
  <w:style w:type="character" w:customStyle="1" w:styleId="FooterChar">
    <w:name w:val="Footer Char"/>
    <w:basedOn w:val="DefaultParagraphFont"/>
    <w:link w:val="Footer"/>
    <w:uiPriority w:val="99"/>
    <w:rsid w:val="005A3B49"/>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USKANMINCHEM@GMAIL.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15</Pages>
  <Words>4418</Words>
  <Characters>25189</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LG</Company>
  <LinksUpToDate>false</LinksUpToDate>
  <CharactersWithSpaces>29548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Vaman Kumar</cp:lastModifiedBy>
  <cp:revision>2</cp:revision>
  <cp:lastPrinted>2022-09-09T08:27:00Z</cp:lastPrinted>
  <dcterms:created xsi:type="dcterms:W3CDTF">2025-01-03T07:42:00Z</dcterms:created>
  <dcterms:modified xsi:type="dcterms:W3CDTF">2025-01-03T07:42:00Z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C23B211ADFA143FD9454E86EE7E3D56A</vt:lpwstr>
  </property>
</Properties>
</file>